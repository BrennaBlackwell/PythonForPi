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E56A5B" w14:textId="77777777" w:rsidR="00DA5BF1" w:rsidRDefault="00341077">
      <w:pPr>
        <w:spacing w:after="120"/>
        <w:rPr>
          <w:rFonts w:ascii="Times New Roman" w:hAnsi="Times New Roman"/>
        </w:rPr>
      </w:pPr>
      <w:r>
        <w:rPr>
          <w:rFonts w:ascii="Times New Roman" w:hAnsi="Times New Roman"/>
          <w:noProof/>
        </w:rPr>
        <w:drawing>
          <wp:anchor distT="0" distB="0" distL="114300" distR="114300" simplePos="0" relativeHeight="251670016" behindDoc="0" locked="0" layoutInCell="1" allowOverlap="1" wp14:anchorId="60651820" wp14:editId="215B6C4D">
            <wp:simplePos x="0" y="0"/>
            <wp:positionH relativeFrom="column">
              <wp:posOffset>1819275</wp:posOffset>
            </wp:positionH>
            <wp:positionV relativeFrom="paragraph">
              <wp:posOffset>-358140</wp:posOffset>
            </wp:positionV>
            <wp:extent cx="2286000" cy="911225"/>
            <wp:effectExtent l="0" t="0" r="0" b="3175"/>
            <wp:wrapThrough wrapText="bothSides">
              <wp:wrapPolygon edited="0">
                <wp:start x="0" y="0"/>
                <wp:lineTo x="0" y="21073"/>
                <wp:lineTo x="21360" y="21073"/>
                <wp:lineTo x="21360" y="0"/>
                <wp:lineTo x="0" y="0"/>
              </wp:wrapPolygon>
            </wp:wrapThrough>
            <wp:docPr id="19" name="Picture 19" descr="standard_logo_0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ndard_logo_01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91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E0891" w14:textId="77777777" w:rsidR="00500BB8" w:rsidRDefault="00500BB8">
      <w:pPr>
        <w:jc w:val="center"/>
        <w:rPr>
          <w:rFonts w:ascii="Times New Roman" w:hAnsi="Times New Roman"/>
          <w:b/>
          <w:sz w:val="28"/>
        </w:rPr>
      </w:pPr>
    </w:p>
    <w:p w14:paraId="720B5E8A" w14:textId="77777777" w:rsidR="00500BB8" w:rsidRDefault="00500BB8">
      <w:pPr>
        <w:jc w:val="center"/>
        <w:rPr>
          <w:rFonts w:ascii="Times New Roman" w:hAnsi="Times New Roman"/>
          <w:b/>
          <w:sz w:val="28"/>
        </w:rPr>
      </w:pPr>
    </w:p>
    <w:p w14:paraId="3936D95B" w14:textId="77777777" w:rsidR="00DA5BF1" w:rsidRDefault="00DA5BF1">
      <w:pPr>
        <w:jc w:val="center"/>
        <w:rPr>
          <w:rFonts w:ascii="Times New Roman" w:hAnsi="Times New Roman"/>
          <w:b/>
          <w:sz w:val="28"/>
        </w:rPr>
      </w:pPr>
      <w:r>
        <w:rPr>
          <w:rFonts w:ascii="Times New Roman" w:hAnsi="Times New Roman"/>
          <w:b/>
          <w:sz w:val="28"/>
        </w:rPr>
        <w:t>University of Arkansas – CSCE Department</w:t>
      </w:r>
    </w:p>
    <w:p w14:paraId="083D5067" w14:textId="1A2B4B0B" w:rsidR="00DA5BF1" w:rsidRDefault="00DA5BF1">
      <w:pPr>
        <w:spacing w:after="120"/>
        <w:jc w:val="center"/>
        <w:rPr>
          <w:rFonts w:ascii="Times New Roman" w:hAnsi="Times New Roman"/>
          <w:b/>
          <w:sz w:val="28"/>
        </w:rPr>
      </w:pPr>
      <w:r>
        <w:rPr>
          <w:rFonts w:ascii="Times New Roman" w:hAnsi="Times New Roman"/>
          <w:b/>
          <w:sz w:val="28"/>
        </w:rPr>
        <w:t>Capstone I</w:t>
      </w:r>
      <w:ins w:id="0" w:author="Brenna Blackwell" w:date="2014-02-24T15:00:00Z">
        <w:r w:rsidR="00F154B0">
          <w:rPr>
            <w:rFonts w:ascii="Times New Roman" w:hAnsi="Times New Roman"/>
            <w:b/>
            <w:sz w:val="28"/>
          </w:rPr>
          <w:t>I</w:t>
        </w:r>
      </w:ins>
      <w:r>
        <w:rPr>
          <w:rFonts w:ascii="Times New Roman" w:hAnsi="Times New Roman"/>
          <w:b/>
          <w:sz w:val="28"/>
        </w:rPr>
        <w:t xml:space="preserve"> – </w:t>
      </w:r>
      <w:ins w:id="1" w:author="Brenna Blackwell" w:date="2014-02-24T15:00:00Z">
        <w:r w:rsidR="00F154B0">
          <w:rPr>
            <w:rFonts w:ascii="Times New Roman" w:hAnsi="Times New Roman"/>
            <w:b/>
            <w:sz w:val="28"/>
          </w:rPr>
          <w:t>Preliminary Report</w:t>
        </w:r>
      </w:ins>
      <w:r w:rsidR="00761CE4">
        <w:rPr>
          <w:rFonts w:ascii="Times New Roman" w:hAnsi="Times New Roman"/>
          <w:b/>
          <w:sz w:val="28"/>
        </w:rPr>
        <w:t xml:space="preserve"> </w:t>
      </w:r>
      <w:r>
        <w:rPr>
          <w:rFonts w:ascii="Times New Roman" w:hAnsi="Times New Roman"/>
          <w:b/>
          <w:sz w:val="28"/>
        </w:rPr>
        <w:t xml:space="preserve">– </w:t>
      </w:r>
      <w:proofErr w:type="gramStart"/>
      <w:ins w:id="2" w:author="Brenna Blackwell" w:date="2014-02-24T15:00:00Z">
        <w:r w:rsidR="00F154B0">
          <w:rPr>
            <w:rFonts w:ascii="Times New Roman" w:hAnsi="Times New Roman"/>
            <w:b/>
            <w:sz w:val="28"/>
          </w:rPr>
          <w:t>Spring</w:t>
        </w:r>
        <w:proofErr w:type="gramEnd"/>
        <w:r w:rsidR="00F154B0">
          <w:rPr>
            <w:rFonts w:ascii="Times New Roman" w:hAnsi="Times New Roman"/>
            <w:b/>
            <w:sz w:val="28"/>
          </w:rPr>
          <w:t xml:space="preserve"> 2014</w:t>
        </w:r>
      </w:ins>
    </w:p>
    <w:p w14:paraId="334238D0" w14:textId="3382A2EF" w:rsidR="00DA5BF1" w:rsidRPr="005C6322" w:rsidRDefault="00D91E15" w:rsidP="00C21184">
      <w:pPr>
        <w:pStyle w:val="Heading1"/>
        <w:rPr>
          <w:rFonts w:cs="Times New Roman"/>
          <w:b w:val="0"/>
        </w:rPr>
      </w:pPr>
      <w:r>
        <w:t>Affordable Raspberry Pi Cluster</w:t>
      </w:r>
    </w:p>
    <w:p w14:paraId="0E8A62A6" w14:textId="77777777" w:rsidR="00DA5BF1" w:rsidRDefault="00DA5BF1">
      <w:pPr>
        <w:spacing w:after="120"/>
        <w:jc w:val="center"/>
        <w:rPr>
          <w:rFonts w:ascii="Times New Roman" w:hAnsi="Times New Roman"/>
          <w:b/>
          <w:sz w:val="28"/>
        </w:rPr>
      </w:pPr>
      <w:r>
        <w:rPr>
          <w:rFonts w:ascii="Times New Roman" w:hAnsi="Times New Roman"/>
          <w:b/>
          <w:sz w:val="28"/>
        </w:rPr>
        <w:t>Brenna Blackwell, Nicolas Edward, Joshua Ross</w:t>
      </w:r>
    </w:p>
    <w:p w14:paraId="6DF74109" w14:textId="77777777" w:rsidR="00DA5BF1" w:rsidRDefault="00DA5BF1" w:rsidP="00C21184">
      <w:pPr>
        <w:pStyle w:val="Heading2"/>
      </w:pPr>
      <w:r>
        <w:t>Abstract</w:t>
      </w:r>
    </w:p>
    <w:p w14:paraId="76201A82" w14:textId="764E6987" w:rsidR="002469C7" w:rsidRDefault="00DA5BF1" w:rsidP="00B04A1C">
      <w:pPr>
        <w:spacing w:line="276" w:lineRule="auto"/>
        <w:rPr>
          <w:rFonts w:ascii="Times New Roman" w:hAnsi="Times New Roman"/>
        </w:rPr>
      </w:pPr>
      <w:r>
        <w:rPr>
          <w:rFonts w:ascii="Times New Roman" w:hAnsi="Times New Roman"/>
        </w:rPr>
        <w:t xml:space="preserve">Building a Raspberry Pi cluster computer can solve the problem of affordable performance based computing by combining multiple </w:t>
      </w:r>
      <w:proofErr w:type="spellStart"/>
      <w:r>
        <w:rPr>
          <w:rFonts w:ascii="Times New Roman" w:hAnsi="Times New Roman"/>
        </w:rPr>
        <w:t>Pis</w:t>
      </w:r>
      <w:proofErr w:type="spellEnd"/>
      <w:r>
        <w:rPr>
          <w:rFonts w:ascii="Times New Roman" w:hAnsi="Times New Roman"/>
        </w:rPr>
        <w:t>, along with other peripherals, to create a self-contained computing system that demonstrates performance comparable to market laptops available.</w:t>
      </w:r>
      <w:ins w:id="3" w:author="Brenna Blackwell" w:date="2014-02-24T15:01:00Z">
        <w:r w:rsidR="0041514F">
          <w:rPr>
            <w:rFonts w:ascii="Times New Roman" w:hAnsi="Times New Roman"/>
          </w:rPr>
          <w:t xml:space="preserve"> Additionally, the system would provide a portable, cost-effective teaching tool focused on distributed computing.</w:t>
        </w:r>
      </w:ins>
    </w:p>
    <w:p w14:paraId="05E6BF20" w14:textId="474380F7" w:rsidR="00AD33FB" w:rsidRPr="002736EF" w:rsidRDefault="005C6322" w:rsidP="00C21184">
      <w:pPr>
        <w:pStyle w:val="Heading2"/>
      </w:pPr>
      <w:proofErr w:type="gramStart"/>
      <w:r>
        <w:t xml:space="preserve">1.0  </w:t>
      </w:r>
      <w:r w:rsidR="00DA5BF1" w:rsidRPr="00AD33FB">
        <w:t>Problem</w:t>
      </w:r>
      <w:proofErr w:type="gramEnd"/>
    </w:p>
    <w:p w14:paraId="033CC47E" w14:textId="76A157ED" w:rsidR="00DA5BF1" w:rsidRDefault="00DA5BF1" w:rsidP="00B04A1C">
      <w:pPr>
        <w:spacing w:line="276" w:lineRule="auto"/>
        <w:rPr>
          <w:rFonts w:ascii="Times New Roman" w:hAnsi="Times New Roman"/>
        </w:rPr>
      </w:pPr>
      <w:r>
        <w:rPr>
          <w:rFonts w:ascii="Times New Roman" w:hAnsi="Times New Roman"/>
        </w:rPr>
        <w:t>While there are products on the market geared towards affordable, ubiquitous computing, the market is sparse. The products available require the user to have a basic functional knowledge in order to create more powerful tools from these parts.</w:t>
      </w:r>
      <w:ins w:id="4" w:author="Brenna Blackwell" w:date="2014-02-24T15:01:00Z">
        <w:r w:rsidR="00907028">
          <w:rPr>
            <w:rFonts w:ascii="Times New Roman" w:hAnsi="Times New Roman"/>
          </w:rPr>
          <w:t xml:space="preserve"> Affordable distributed computing systems are even </w:t>
        </w:r>
        <w:proofErr w:type="gramStart"/>
        <w:r w:rsidR="00907028">
          <w:rPr>
            <w:rFonts w:ascii="Times New Roman" w:hAnsi="Times New Roman"/>
          </w:rPr>
          <w:t>more sparse</w:t>
        </w:r>
        <w:proofErr w:type="gramEnd"/>
        <w:r w:rsidR="00907028">
          <w:rPr>
            <w:rFonts w:ascii="Times New Roman" w:hAnsi="Times New Roman"/>
          </w:rPr>
          <w:t>.</w:t>
        </w:r>
      </w:ins>
    </w:p>
    <w:p w14:paraId="348CC2B9" w14:textId="594D82D0" w:rsidR="00AD33FB" w:rsidRPr="00D72CFE" w:rsidRDefault="005C6322" w:rsidP="00C21184">
      <w:pPr>
        <w:pStyle w:val="Heading2"/>
      </w:pPr>
      <w:proofErr w:type="gramStart"/>
      <w:r>
        <w:t xml:space="preserve">2.0  </w:t>
      </w:r>
      <w:r w:rsidR="00DA5BF1" w:rsidRPr="00D72CFE">
        <w:t>Objective</w:t>
      </w:r>
      <w:proofErr w:type="gramEnd"/>
    </w:p>
    <w:p w14:paraId="48A5E4E3" w14:textId="26B717A9" w:rsidR="002469C7" w:rsidRDefault="00DA5BF1" w:rsidP="00B04A1C">
      <w:pPr>
        <w:spacing w:line="276" w:lineRule="auto"/>
        <w:rPr>
          <w:rFonts w:ascii="Times New Roman" w:hAnsi="Times New Roman"/>
        </w:rPr>
      </w:pPr>
      <w:r>
        <w:rPr>
          <w:rFonts w:ascii="Times New Roman" w:hAnsi="Times New Roman"/>
        </w:rPr>
        <w:t xml:space="preserve">We are building a computer system using inexpensive parts, such as Raspberry </w:t>
      </w:r>
      <w:proofErr w:type="spellStart"/>
      <w:r>
        <w:rPr>
          <w:rFonts w:ascii="Times New Roman" w:hAnsi="Times New Roman"/>
        </w:rPr>
        <w:t>Pis</w:t>
      </w:r>
      <w:proofErr w:type="spellEnd"/>
      <w:r>
        <w:rPr>
          <w:rFonts w:ascii="Times New Roman" w:hAnsi="Times New Roman"/>
        </w:rPr>
        <w:t xml:space="preserve"> and other peripherals, in order to create a more powerful computing</w:t>
      </w:r>
      <w:ins w:id="5" w:author="Brenna Blackwell" w:date="2014-02-24T15:02:00Z">
        <w:r w:rsidR="00907028">
          <w:rPr>
            <w:rFonts w:ascii="Times New Roman" w:hAnsi="Times New Roman"/>
          </w:rPr>
          <w:t xml:space="preserve"> and teaching</w:t>
        </w:r>
      </w:ins>
      <w:r>
        <w:rPr>
          <w:rFonts w:ascii="Times New Roman" w:hAnsi="Times New Roman"/>
        </w:rPr>
        <w:t xml:space="preserve"> tool.</w:t>
      </w:r>
    </w:p>
    <w:p w14:paraId="101FE694" w14:textId="5AEE7D47" w:rsidR="002469C7" w:rsidRDefault="005C6322" w:rsidP="00C21184">
      <w:pPr>
        <w:pStyle w:val="Heading2"/>
      </w:pPr>
      <w:proofErr w:type="gramStart"/>
      <w:r>
        <w:t xml:space="preserve">3.0  </w:t>
      </w:r>
      <w:r w:rsidR="00DA5BF1" w:rsidRPr="00D72CFE">
        <w:t>Background</w:t>
      </w:r>
      <w:proofErr w:type="gramEnd"/>
    </w:p>
    <w:p w14:paraId="5A13AAA0" w14:textId="32DD8186" w:rsidR="00DA5BF1" w:rsidRDefault="00DA5BF1" w:rsidP="00C21184">
      <w:pPr>
        <w:pStyle w:val="Heading3"/>
        <w:rPr>
          <w:b w:val="0"/>
        </w:rPr>
      </w:pPr>
      <w:proofErr w:type="gramStart"/>
      <w:r>
        <w:t>3.1  Key</w:t>
      </w:r>
      <w:proofErr w:type="gramEnd"/>
      <w:r>
        <w:t xml:space="preserve"> Concepts</w:t>
      </w:r>
    </w:p>
    <w:p w14:paraId="3F859BA9" w14:textId="6981F7E2" w:rsidR="00E77132" w:rsidRDefault="00E77132" w:rsidP="00C21184">
      <w:pPr>
        <w:pStyle w:val="NORMAL-DEFINEDBYCWT"/>
      </w:pPr>
      <w:r>
        <w:t xml:space="preserve">Networking - The four </w:t>
      </w:r>
      <w:proofErr w:type="spellStart"/>
      <w:r>
        <w:t>Pis</w:t>
      </w:r>
      <w:proofErr w:type="spellEnd"/>
      <w:r>
        <w:t xml:space="preserve"> are going to have to work together, and we intend to build the network using an </w:t>
      </w:r>
      <w:r w:rsidR="005C6322">
        <w:t>Ethernet</w:t>
      </w:r>
      <w:r>
        <w:t xml:space="preserve"> router. The individual </w:t>
      </w:r>
      <w:proofErr w:type="spellStart"/>
      <w:r>
        <w:t>Pis</w:t>
      </w:r>
      <w:proofErr w:type="spellEnd"/>
      <w:r>
        <w:t xml:space="preserve"> will be running their own instance of </w:t>
      </w:r>
      <w:proofErr w:type="spellStart"/>
      <w:r>
        <w:t>Raspian</w:t>
      </w:r>
      <w:proofErr w:type="spellEnd"/>
      <w:r>
        <w:t xml:space="preserve">, the </w:t>
      </w:r>
      <w:proofErr w:type="spellStart"/>
      <w:r>
        <w:t>Debian</w:t>
      </w:r>
      <w:proofErr w:type="spellEnd"/>
      <w:r>
        <w:t>-based Linux operating system optimized for the Raspberry Pi.</w:t>
      </w:r>
    </w:p>
    <w:p w14:paraId="03B16C94" w14:textId="002BFD09" w:rsidR="00E77132" w:rsidRDefault="00E77132" w:rsidP="00C21184">
      <w:pPr>
        <w:pStyle w:val="NORMAL-DEFINEDBYCWT"/>
      </w:pPr>
      <w:r>
        <w:t>Concurrent</w:t>
      </w:r>
      <w:r w:rsidR="00DC7853">
        <w:t>/Parallel</w:t>
      </w:r>
      <w:r>
        <w:t xml:space="preserve"> Computing - Because we want to demonstrate the parallel nature of the completed Raspberry Pi cluster, we intend to develop a problem for the cluster to solve concurrently. A </w:t>
      </w:r>
      <w:proofErr w:type="gramStart"/>
      <w:r>
        <w:t>message passing</w:t>
      </w:r>
      <w:proofErr w:type="gramEnd"/>
      <w:r>
        <w:t xml:space="preserve"> interface will be used in order to distribute the work, and an MPI will coordinate the activities for every Pi node in the cluster. The de facto standard approach for MPIs uses TCP/IP and socket connections.</w:t>
      </w:r>
    </w:p>
    <w:p w14:paraId="5B277FD0" w14:textId="6ECBBF69" w:rsidR="002736EF" w:rsidRDefault="00E77132" w:rsidP="00C21184">
      <w:pPr>
        <w:pStyle w:val="NORMAL-DEFINEDBYCWT"/>
        <w:rPr>
          <w:b/>
        </w:rPr>
      </w:pPr>
      <w:r>
        <w:t>Node Failure Management - The system must remain operational in the case of node failure. To keep the system operational, a node may be shut down or disallowed access to shared resources.</w:t>
      </w:r>
    </w:p>
    <w:p w14:paraId="1A2EF0D6" w14:textId="77777777" w:rsidR="00EF12E5" w:rsidRDefault="00DA5BF1" w:rsidP="00C21184">
      <w:pPr>
        <w:pStyle w:val="Heading3"/>
      </w:pPr>
      <w:proofErr w:type="gramStart"/>
      <w:r>
        <w:lastRenderedPageBreak/>
        <w:t>3.2  Related</w:t>
      </w:r>
      <w:proofErr w:type="gramEnd"/>
      <w:r>
        <w:t xml:space="preserve"> Work</w:t>
      </w:r>
    </w:p>
    <w:p w14:paraId="15DA0E66" w14:textId="77777777" w:rsidR="00501D1A" w:rsidRDefault="00501D1A" w:rsidP="00C21184">
      <w:pPr>
        <w:pStyle w:val="NORMAL-DEFINEDBYCWT"/>
      </w:pPr>
      <w:r>
        <w:t xml:space="preserve">Joshua </w:t>
      </w:r>
      <w:proofErr w:type="spellStart"/>
      <w:r>
        <w:t>Kiepert</w:t>
      </w:r>
      <w:proofErr w:type="spellEnd"/>
      <w:r>
        <w:t xml:space="preserve">, a Ph. D. student at Boise State University’s Electrical and Computer Engineering Department, designed and built a Beowulf cluster consisting of Raspberry </w:t>
      </w:r>
      <w:proofErr w:type="spellStart"/>
      <w:r>
        <w:t>Pis</w:t>
      </w:r>
      <w:proofErr w:type="spellEnd"/>
      <w:r>
        <w:t xml:space="preserve"> in order to further his research. He published the method that he used, comparisons with other clusters computers, and the results of testing [1].</w:t>
      </w:r>
    </w:p>
    <w:p w14:paraId="339BABF1" w14:textId="75412AAE" w:rsidR="002469C7" w:rsidRDefault="00501D1A" w:rsidP="00C21184">
      <w:pPr>
        <w:pStyle w:val="NORMAL-DEFINEDBYCWT"/>
      </w:pPr>
      <w:r>
        <w:t xml:space="preserve">Additionally, Simon Cox, Professor of Computational Methods at </w:t>
      </w:r>
      <w:r w:rsidR="004819DC">
        <w:t>Southampton</w:t>
      </w:r>
      <w:r>
        <w:t xml:space="preserve"> University published his design on how to make a Raspberry Pi cluster, which can be found at the University’s website [2].</w:t>
      </w:r>
    </w:p>
    <w:p w14:paraId="113097E1" w14:textId="155F3E95" w:rsidR="002469C7" w:rsidRDefault="00DA5BF1" w:rsidP="00C21184">
      <w:pPr>
        <w:pStyle w:val="Heading2"/>
      </w:pPr>
      <w:proofErr w:type="gramStart"/>
      <w:r>
        <w:t>4.0  Design</w:t>
      </w:r>
      <w:proofErr w:type="gramEnd"/>
    </w:p>
    <w:p w14:paraId="3133691B" w14:textId="103F495D" w:rsidR="00DA5BF1" w:rsidRDefault="00DA5BF1" w:rsidP="00C21184">
      <w:pPr>
        <w:pStyle w:val="Heading3"/>
        <w:rPr>
          <w:b w:val="0"/>
        </w:rPr>
      </w:pPr>
      <w:proofErr w:type="gramStart"/>
      <w:r>
        <w:t>4.1  Design</w:t>
      </w:r>
      <w:proofErr w:type="gramEnd"/>
      <w:r>
        <w:t xml:space="preserve"> Goals</w:t>
      </w:r>
    </w:p>
    <w:p w14:paraId="66EE3838" w14:textId="6A361AE3" w:rsidR="002469C7" w:rsidRDefault="00DA5BF1" w:rsidP="00C21184">
      <w:pPr>
        <w:pStyle w:val="NORMAL-DEFINEDBYCWT"/>
        <w:rPr>
          <w:b/>
        </w:rPr>
      </w:pPr>
      <w:r>
        <w:t xml:space="preserve">The design goal is to build a more powerful computer using inexpensive, widely available components, such as Raspberry </w:t>
      </w:r>
      <w:proofErr w:type="spellStart"/>
      <w:r>
        <w:t>Pis</w:t>
      </w:r>
      <w:proofErr w:type="spellEnd"/>
      <w:r>
        <w:t>, than can be achieved with those components individually.</w:t>
      </w:r>
    </w:p>
    <w:p w14:paraId="5F09B566" w14:textId="77777777" w:rsidR="008737C0" w:rsidRDefault="003E16D8" w:rsidP="00C21184">
      <w:pPr>
        <w:pStyle w:val="Heading3"/>
      </w:pPr>
      <w:proofErr w:type="gramStart"/>
      <w:r>
        <w:t>4.2  High</w:t>
      </w:r>
      <w:proofErr w:type="gramEnd"/>
      <w:r>
        <w:t xml:space="preserve"> Level </w:t>
      </w:r>
      <w:r w:rsidR="00DA5BF1">
        <w:t>Architecture</w:t>
      </w:r>
      <w:r w:rsidR="00DA5BF1">
        <w:cr/>
      </w:r>
    </w:p>
    <w:p w14:paraId="7EC065D9" w14:textId="215DDC1B" w:rsidR="00B042AA" w:rsidRPr="00B042AA" w:rsidRDefault="00341077" w:rsidP="00355289">
      <w:pPr>
        <w:spacing w:before="240"/>
        <w:jc w:val="center"/>
        <w:rPr>
          <w:ins w:id="6" w:author="Brenna Blackwell" w:date="2014-02-24T15:11:00Z"/>
        </w:rPr>
      </w:pPr>
      <w:r>
        <w:rPr>
          <w:noProof/>
        </w:rPr>
        <w:drawing>
          <wp:inline distT="0" distB="0" distL="0" distR="0" wp14:anchorId="4B56964C" wp14:editId="6F300C89">
            <wp:extent cx="3066533" cy="3059017"/>
            <wp:effectExtent l="25400" t="25400" r="32385" b="14605"/>
            <wp:docPr id="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066533" cy="3059017"/>
                    </a:xfrm>
                    <a:prstGeom prst="rect">
                      <a:avLst/>
                    </a:prstGeom>
                    <a:noFill/>
                    <a:ln>
                      <a:solidFill>
                        <a:schemeClr val="tx1"/>
                      </a:solidFill>
                    </a:ln>
                  </pic:spPr>
                </pic:pic>
              </a:graphicData>
            </a:graphic>
          </wp:inline>
        </w:drawing>
      </w:r>
    </w:p>
    <w:p w14:paraId="76ADAE9C" w14:textId="38B2723F" w:rsidR="008737C0" w:rsidRDefault="008737C0" w:rsidP="00C21184">
      <w:pPr>
        <w:pStyle w:val="Heading4"/>
      </w:pPr>
      <w:r>
        <w:t>Hardware</w:t>
      </w:r>
    </w:p>
    <w:p w14:paraId="156AD8B7" w14:textId="02A7F20A" w:rsidR="004E747A" w:rsidRDefault="008737C0" w:rsidP="00C21184">
      <w:pPr>
        <w:pStyle w:val="NORMAL-DEFINEDBYCWT"/>
        <w:rPr>
          <w:ins w:id="7" w:author="Brenna Blackwell" w:date="2014-02-24T15:46:00Z"/>
        </w:rPr>
      </w:pPr>
      <w:r>
        <w:t xml:space="preserve">The hardware architecture consists of one Pi acting as </w:t>
      </w:r>
      <w:ins w:id="8" w:author="Brenna Blackwell" w:date="2014-02-24T15:03:00Z">
        <w:r w:rsidR="00181A46">
          <w:t>the head node, with</w:t>
        </w:r>
      </w:ins>
      <w:r>
        <w:t xml:space="preserve"> </w:t>
      </w:r>
      <w:proofErr w:type="gramStart"/>
      <w:r>
        <w:t xml:space="preserve">three </w:t>
      </w:r>
      <w:ins w:id="9" w:author="Brenna Blackwell" w:date="2014-02-24T15:03:00Z">
        <w:r w:rsidR="00181A46">
          <w:t>leaf</w:t>
        </w:r>
        <w:proofErr w:type="gramEnd"/>
        <w:r w:rsidR="00181A46">
          <w:t xml:space="preserve"> node </w:t>
        </w:r>
      </w:ins>
      <w:proofErr w:type="spellStart"/>
      <w:r>
        <w:t>Pis</w:t>
      </w:r>
      <w:proofErr w:type="spellEnd"/>
      <w:r>
        <w:t xml:space="preserve"> connected to it</w:t>
      </w:r>
      <w:ins w:id="10" w:author="Brenna Blackwell" w:date="2014-02-24T15:03:00Z">
        <w:r w:rsidR="00F965B2">
          <w:t xml:space="preserve"> via a switch. </w:t>
        </w:r>
      </w:ins>
      <w:r>
        <w:t xml:space="preserve">Power will be routed to each Pi using independent </w:t>
      </w:r>
      <w:ins w:id="11" w:author="Brenna Blackwell" w:date="2014-02-24T15:31:00Z">
        <w:r w:rsidR="00BA5C37">
          <w:t xml:space="preserve">5V </w:t>
        </w:r>
      </w:ins>
      <w:r>
        <w:t xml:space="preserve">power supplies in order to avoid relying on a single unit. Use of the GPIO pins may be done to integrate some data passage between </w:t>
      </w:r>
      <w:proofErr w:type="spellStart"/>
      <w:r>
        <w:t>Pis</w:t>
      </w:r>
      <w:proofErr w:type="spellEnd"/>
      <w:r>
        <w:t xml:space="preserve">. </w:t>
      </w:r>
      <w:ins w:id="12" w:author="Brenna Blackwell" w:date="2014-02-24T15:27:00Z">
        <w:r w:rsidR="000178E9">
          <w:t xml:space="preserve">Additionally, </w:t>
        </w:r>
      </w:ins>
      <w:ins w:id="13" w:author="Brenna Blackwell" w:date="2014-02-24T15:34:00Z">
        <w:r w:rsidR="008B258B">
          <w:t xml:space="preserve">we have </w:t>
        </w:r>
      </w:ins>
      <w:ins w:id="14" w:author="Brenna Blackwell" w:date="2014-02-24T15:26:00Z">
        <w:r w:rsidR="008B258B">
          <w:t>included a</w:t>
        </w:r>
      </w:ins>
      <w:ins w:id="15" w:author="Brenna Blackwell" w:date="2014-02-24T15:28:00Z">
        <w:r w:rsidR="000178E9">
          <w:t xml:space="preserve"> 7” 1280x800 (720p) display, powered by its own </w:t>
        </w:r>
      </w:ins>
      <w:ins w:id="16" w:author="Brenna Blackwell" w:date="2014-02-24T15:31:00Z">
        <w:r w:rsidR="00BA5C37">
          <w:t xml:space="preserve">9V power supply, </w:t>
        </w:r>
        <w:r w:rsidR="008B258B">
          <w:t>can be connected to the head node via HDMI cable</w:t>
        </w:r>
      </w:ins>
      <w:ins w:id="17" w:author="Brenna Blackwell" w:date="2014-02-24T15:35:00Z">
        <w:r w:rsidR="008B258B">
          <w:t xml:space="preserve">. While any HDMI display could be connected, this small, lightweight option enhanced the portability </w:t>
        </w:r>
        <w:r w:rsidR="003D7218">
          <w:t>aspect of the project’s objective</w:t>
        </w:r>
        <w:r w:rsidR="007C7E3A">
          <w:t>.</w:t>
        </w:r>
      </w:ins>
    </w:p>
    <w:p w14:paraId="2A9058AC" w14:textId="7EA679E6" w:rsidR="00085E09" w:rsidRDefault="00085E09" w:rsidP="00C21184">
      <w:pPr>
        <w:pStyle w:val="NORMAL-DEFINEDBYCWT"/>
      </w:pPr>
      <w:ins w:id="18" w:author="Brenna Blackwell" w:date="2014-02-24T15:46:00Z">
        <w:r>
          <w:lastRenderedPageBreak/>
          <w:t xml:space="preserve">One additional hardware option we are considering is a separate USB port and hard drive in order to store the </w:t>
        </w:r>
        <w:proofErr w:type="gramStart"/>
        <w:r>
          <w:t>files which</w:t>
        </w:r>
        <w:proofErr w:type="gramEnd"/>
        <w:r>
          <w:t xml:space="preserve"> the </w:t>
        </w:r>
        <w:proofErr w:type="spellStart"/>
        <w:r>
          <w:t>Pis</w:t>
        </w:r>
        <w:proofErr w:type="spellEnd"/>
        <w:r>
          <w:t xml:space="preserve"> will need to complete their assigned tasks. The reason for this consideration is that if we move file access to USB communications, the Ethernet network connected via switch will be less congested with sending data. We hypothesize that this will free up the network, and speed up instruction communication.</w:t>
        </w:r>
      </w:ins>
    </w:p>
    <w:p w14:paraId="3AFE0A3E" w14:textId="49EF2962" w:rsidR="00D531A0" w:rsidRDefault="00D531A0" w:rsidP="00C21184">
      <w:pPr>
        <w:pStyle w:val="NORMAL-DEFINEDBYCWT"/>
      </w:pPr>
    </w:p>
    <w:p w14:paraId="0DD0E631" w14:textId="35DE1373" w:rsidR="00D72CFE" w:rsidRDefault="00341077" w:rsidP="00D2206D">
      <w:pPr>
        <w:pStyle w:val="Normal1"/>
        <w:spacing w:before="240"/>
      </w:pPr>
      <w:r>
        <w:rPr>
          <w:rFonts w:ascii="Times New Roman" w:eastAsia="Times New Roman" w:hAnsi="Times New Roman" w:cs="Times New Roman"/>
          <w:noProof/>
          <w:lang w:eastAsia="en-US"/>
        </w:rPr>
        <w:drawing>
          <wp:inline distT="0" distB="0" distL="0" distR="0" wp14:anchorId="08160F13" wp14:editId="35E42E4C">
            <wp:extent cx="5935980" cy="3575050"/>
            <wp:effectExtent l="19050" t="19050" r="26670" b="25400"/>
            <wp:docPr id="2" name="Picture 2" descr="Host Software 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 Software Ar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575050"/>
                    </a:xfrm>
                    <a:prstGeom prst="rect">
                      <a:avLst/>
                    </a:prstGeom>
                    <a:noFill/>
                    <a:ln>
                      <a:solidFill>
                        <a:schemeClr val="tx1"/>
                      </a:solidFill>
                    </a:ln>
                  </pic:spPr>
                </pic:pic>
              </a:graphicData>
            </a:graphic>
          </wp:inline>
        </w:drawing>
      </w:r>
    </w:p>
    <w:p w14:paraId="4B71E686" w14:textId="77777777" w:rsidR="008737C0" w:rsidRDefault="008737C0" w:rsidP="00C21184">
      <w:pPr>
        <w:pStyle w:val="Heading4"/>
      </w:pPr>
      <w:r>
        <w:t>Software:</w:t>
      </w:r>
    </w:p>
    <w:p w14:paraId="3DEC3E18" w14:textId="77777777" w:rsidR="005C4538" w:rsidRDefault="008737C0" w:rsidP="00CE5441">
      <w:pPr>
        <w:pStyle w:val="NORMAL-DEFINEDBYCWT"/>
        <w:rPr>
          <w:ins w:id="19" w:author="Brenna Blackwell" w:date="2014-02-24T16:33:00Z"/>
        </w:rPr>
      </w:pPr>
      <w:r>
        <w:t xml:space="preserve">The host Pi will be in charge of data and instruction communication. </w:t>
      </w:r>
      <w:ins w:id="20" w:author="Brenna Blackwell" w:date="2014-02-24T15:04:00Z">
        <w:r w:rsidR="00CE5441">
          <w:t xml:space="preserve">MPICH2 [3] has been installed on all </w:t>
        </w:r>
        <w:proofErr w:type="spellStart"/>
        <w:r w:rsidR="00CE5441">
          <w:t>Pis</w:t>
        </w:r>
        <w:proofErr w:type="spellEnd"/>
        <w:r w:rsidR="00CE5441">
          <w:t xml:space="preserve"> in order to facilitate intra-cluster communication. MPI4Py [4], a library of MPI bindings for the Python programming language has also been installed on each Pi in the cluster. Because the problem program will be one of image processing, Pillow, an open source fork of the Python Imaging Library, [5] has also been installed on all the </w:t>
        </w:r>
        <w:proofErr w:type="spellStart"/>
        <w:r w:rsidR="00CE5441">
          <w:t>Pis</w:t>
        </w:r>
        <w:proofErr w:type="spellEnd"/>
        <w:r w:rsidR="00CE5441">
          <w:t>.</w:t>
        </w:r>
      </w:ins>
      <w:ins w:id="21" w:author="Brenna Blackwell" w:date="2014-02-24T15:36:00Z">
        <w:r w:rsidR="00411725">
          <w:t xml:space="preserve"> </w:t>
        </w:r>
      </w:ins>
    </w:p>
    <w:p w14:paraId="365580F5" w14:textId="17677A6D" w:rsidR="00AD33FB" w:rsidRDefault="005C4538" w:rsidP="00CE5441">
      <w:pPr>
        <w:pStyle w:val="NORMAL-DEFINEDBYCWT"/>
      </w:pPr>
      <w:ins w:id="22" w:author="Brenna Blackwell" w:date="2014-02-24T16:33:00Z">
        <w:r>
          <w:t>As we have not yet started tests on the USB har</w:t>
        </w:r>
      </w:ins>
      <w:ins w:id="23" w:author="Brenna Blackwell" w:date="2014-02-24T16:34:00Z">
        <w:r>
          <w:t xml:space="preserve">d </w:t>
        </w:r>
      </w:ins>
      <w:ins w:id="24" w:author="Brenna Blackwell" w:date="2014-02-24T16:33:00Z">
        <w:r>
          <w:t>drive connection described above, the process of distributing files across all the of the nodes is done by way of shell scripts we</w:t>
        </w:r>
      </w:ins>
      <w:ins w:id="25" w:author="Brenna Blackwell" w:date="2014-02-24T16:34:00Z">
        <w:r>
          <w:t xml:space="preserve">’ve written. These scripts distribute the files via the </w:t>
        </w:r>
        <w:r w:rsidR="00B21EF2">
          <w:t xml:space="preserve">Ethernet network. </w:t>
        </w:r>
      </w:ins>
      <w:ins w:id="26" w:author="Brenna Blackwell" w:date="2014-02-24T15:36:00Z">
        <w:r w:rsidR="00411725">
          <w:t xml:space="preserve">The remaining software for the cluster is the problem </w:t>
        </w:r>
        <w:proofErr w:type="gramStart"/>
        <w:r w:rsidR="00411725">
          <w:t>programs</w:t>
        </w:r>
        <w:proofErr w:type="gramEnd"/>
        <w:r w:rsidR="00411725">
          <w:t xml:space="preserve"> we are writing for it described below.</w:t>
        </w:r>
      </w:ins>
    </w:p>
    <w:p w14:paraId="2070932F" w14:textId="30D5B76D" w:rsidR="0068644D" w:rsidRDefault="001130C2" w:rsidP="00C21184">
      <w:pPr>
        <w:pStyle w:val="Heading4"/>
      </w:pPr>
      <w:r>
        <w:t>Problem Program</w:t>
      </w:r>
    </w:p>
    <w:p w14:paraId="2A3D5FD8" w14:textId="1D476A94" w:rsidR="00AC0E4B" w:rsidRPr="00637689" w:rsidRDefault="00AC0E4B" w:rsidP="00AC0E4B">
      <w:pPr>
        <w:spacing w:line="276" w:lineRule="auto"/>
        <w:rPr>
          <w:ins w:id="27" w:author="Brenna Blackwell" w:date="2014-02-24T15:08:00Z"/>
          <w:rFonts w:ascii="Times New Roman" w:hAnsi="Times New Roman"/>
          <w:b/>
        </w:rPr>
      </w:pPr>
      <w:ins w:id="28" w:author="Brenna Blackwell" w:date="2014-02-24T15:08:00Z">
        <w:r>
          <w:rPr>
            <w:rFonts w:ascii="Times New Roman" w:eastAsia="Times New Roman" w:hAnsi="Times New Roman"/>
          </w:rPr>
          <w:t xml:space="preserve">After researching the Raspberry Pi, we decided to use Python in order to write our program. We are looking into image processing. Two initial examples we are working on are </w:t>
        </w:r>
        <w:proofErr w:type="spellStart"/>
        <w:r>
          <w:rPr>
            <w:rFonts w:ascii="Times New Roman" w:eastAsia="Times New Roman" w:hAnsi="Times New Roman"/>
          </w:rPr>
          <w:t>i</w:t>
        </w:r>
        <w:proofErr w:type="spellEnd"/>
        <w:r>
          <w:rPr>
            <w:rFonts w:ascii="Times New Roman" w:eastAsia="Times New Roman" w:hAnsi="Times New Roman"/>
          </w:rPr>
          <w:t xml:space="preserve">) to send a whole image to each leaf Pi, with the individual leaves performing a unique operation on the image, so that when it returns to the head node, three different operations have been done to the </w:t>
        </w:r>
        <w:r>
          <w:rPr>
            <w:rFonts w:ascii="Times New Roman" w:eastAsia="Times New Roman" w:hAnsi="Times New Roman"/>
          </w:rPr>
          <w:lastRenderedPageBreak/>
          <w:t>image, and ii) divide a single image into three parts, sending a single part to each Pi in order for the same operation to be applied, at which point the parts are sent back to the head node and a single image is reconstructed.</w:t>
        </w:r>
      </w:ins>
      <w:ins w:id="29" w:author="Brenna Blackwell" w:date="2014-02-24T15:10:00Z">
        <w:r w:rsidR="003B07B8">
          <w:rPr>
            <w:rFonts w:ascii="Times New Roman" w:eastAsia="Times New Roman" w:hAnsi="Times New Roman"/>
          </w:rPr>
          <w:t xml:space="preserve"> Currently, these applications are being developed by one team member, which a second member studies distributing tasks to the </w:t>
        </w:r>
        <w:proofErr w:type="spellStart"/>
        <w:r w:rsidR="003B07B8">
          <w:rPr>
            <w:rFonts w:ascii="Times New Roman" w:eastAsia="Times New Roman" w:hAnsi="Times New Roman"/>
          </w:rPr>
          <w:t>Pis</w:t>
        </w:r>
        <w:proofErr w:type="spellEnd"/>
        <w:r w:rsidR="003B07B8">
          <w:rPr>
            <w:rFonts w:ascii="Times New Roman" w:eastAsia="Times New Roman" w:hAnsi="Times New Roman"/>
          </w:rPr>
          <w:t xml:space="preserve"> via our chose</w:t>
        </w:r>
      </w:ins>
      <w:ins w:id="30" w:author="Brenna Blackwell" w:date="2014-02-24T15:37:00Z">
        <w:r w:rsidR="003B09AF">
          <w:rPr>
            <w:rFonts w:ascii="Times New Roman" w:eastAsia="Times New Roman" w:hAnsi="Times New Roman"/>
          </w:rPr>
          <w:t>n</w:t>
        </w:r>
      </w:ins>
      <w:ins w:id="31" w:author="Brenna Blackwell" w:date="2014-02-24T15:10:00Z">
        <w:r w:rsidR="003B07B8">
          <w:rPr>
            <w:rFonts w:ascii="Times New Roman" w:eastAsia="Times New Roman" w:hAnsi="Times New Roman"/>
          </w:rPr>
          <w:t xml:space="preserve"> </w:t>
        </w:r>
        <w:proofErr w:type="gramStart"/>
        <w:r w:rsidR="003B07B8">
          <w:rPr>
            <w:rFonts w:ascii="Times New Roman" w:eastAsia="Times New Roman" w:hAnsi="Times New Roman"/>
          </w:rPr>
          <w:t>message passing</w:t>
        </w:r>
        <w:proofErr w:type="gramEnd"/>
        <w:r w:rsidR="003B07B8">
          <w:rPr>
            <w:rFonts w:ascii="Times New Roman" w:eastAsia="Times New Roman" w:hAnsi="Times New Roman"/>
          </w:rPr>
          <w:t xml:space="preserve"> interface.</w:t>
        </w:r>
      </w:ins>
    </w:p>
    <w:p w14:paraId="78D54FCC" w14:textId="77777777" w:rsidR="00DA5BF1" w:rsidRDefault="00DA5BF1" w:rsidP="00C21184">
      <w:pPr>
        <w:pStyle w:val="Heading3"/>
        <w:rPr>
          <w:b w:val="0"/>
        </w:rPr>
      </w:pPr>
      <w:proofErr w:type="gramStart"/>
      <w:r>
        <w:t>4.3  Risks</w:t>
      </w:r>
      <w:proofErr w:type="gramEnd"/>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320"/>
        <w:gridCol w:w="4320"/>
      </w:tblGrid>
      <w:tr w:rsidR="00DA5BF1" w14:paraId="5FA68B6F" w14:textId="77777777" w:rsidTr="00C21184">
        <w:tc>
          <w:tcPr>
            <w:tcW w:w="4320" w:type="dxa"/>
            <w:shd w:val="clear" w:color="auto" w:fill="C0C0C0"/>
          </w:tcPr>
          <w:p w14:paraId="2A634E4E" w14:textId="77777777" w:rsidR="00DA5BF1" w:rsidRDefault="00DA5BF1">
            <w:pPr>
              <w:spacing w:before="60" w:after="60"/>
              <w:rPr>
                <w:rFonts w:ascii="Times New Roman" w:hAnsi="Times New Roman"/>
                <w:b/>
              </w:rPr>
            </w:pPr>
            <w:r>
              <w:rPr>
                <w:rFonts w:ascii="Times New Roman" w:hAnsi="Times New Roman"/>
                <w:b/>
              </w:rPr>
              <w:t>Risk</w:t>
            </w:r>
          </w:p>
        </w:tc>
        <w:tc>
          <w:tcPr>
            <w:tcW w:w="4320" w:type="dxa"/>
            <w:shd w:val="clear" w:color="auto" w:fill="C0C0C0"/>
          </w:tcPr>
          <w:p w14:paraId="3EBFD04A" w14:textId="77777777" w:rsidR="00DA5BF1" w:rsidRDefault="00DA5BF1">
            <w:pPr>
              <w:spacing w:before="60" w:after="60"/>
              <w:rPr>
                <w:rFonts w:ascii="Times New Roman" w:hAnsi="Times New Roman"/>
                <w:b/>
              </w:rPr>
            </w:pPr>
            <w:r>
              <w:rPr>
                <w:rFonts w:ascii="Times New Roman" w:hAnsi="Times New Roman"/>
                <w:b/>
              </w:rPr>
              <w:t>Risk Reduction</w:t>
            </w:r>
          </w:p>
        </w:tc>
      </w:tr>
      <w:tr w:rsidR="00DA5BF1" w14:paraId="651A1435" w14:textId="77777777" w:rsidTr="00C21184">
        <w:tc>
          <w:tcPr>
            <w:tcW w:w="4320" w:type="dxa"/>
          </w:tcPr>
          <w:p w14:paraId="13401863" w14:textId="77777777" w:rsidR="00DA5BF1" w:rsidRDefault="00BB75AD">
            <w:pPr>
              <w:spacing w:before="60" w:after="60"/>
              <w:rPr>
                <w:rFonts w:ascii="Times New Roman" w:hAnsi="Times New Roman"/>
              </w:rPr>
            </w:pPr>
            <w:r>
              <w:rPr>
                <w:rFonts w:ascii="Times New Roman" w:hAnsi="Times New Roman"/>
              </w:rPr>
              <w:t>Overloaded Power Supply</w:t>
            </w:r>
          </w:p>
        </w:tc>
        <w:tc>
          <w:tcPr>
            <w:tcW w:w="4320" w:type="dxa"/>
          </w:tcPr>
          <w:p w14:paraId="1CF4597F" w14:textId="77777777" w:rsidR="00DA5BF1" w:rsidRDefault="00BB75AD">
            <w:pPr>
              <w:spacing w:before="60" w:after="60"/>
              <w:rPr>
                <w:rFonts w:ascii="Times New Roman" w:hAnsi="Times New Roman"/>
              </w:rPr>
            </w:pPr>
            <w:r>
              <w:rPr>
                <w:rFonts w:ascii="Times New Roman" w:hAnsi="Times New Roman"/>
              </w:rPr>
              <w:t>Distributing power supply by using individual supplies instead of an entire-unit supply</w:t>
            </w:r>
            <w:r w:rsidR="00567EE1">
              <w:rPr>
                <w:rFonts w:ascii="Times New Roman" w:hAnsi="Times New Roman"/>
              </w:rPr>
              <w:t>.</w:t>
            </w:r>
          </w:p>
        </w:tc>
      </w:tr>
      <w:tr w:rsidR="00DA5BF1" w14:paraId="58604066" w14:textId="77777777" w:rsidTr="00C21184">
        <w:tc>
          <w:tcPr>
            <w:tcW w:w="4320" w:type="dxa"/>
          </w:tcPr>
          <w:p w14:paraId="34862280" w14:textId="77777777" w:rsidR="00DA5BF1" w:rsidRDefault="00BB75AD" w:rsidP="00BB75AD">
            <w:pPr>
              <w:tabs>
                <w:tab w:val="left" w:pos="1027"/>
              </w:tabs>
              <w:spacing w:before="60" w:after="60"/>
              <w:rPr>
                <w:rFonts w:ascii="Times New Roman" w:hAnsi="Times New Roman"/>
              </w:rPr>
            </w:pPr>
            <w:r>
              <w:rPr>
                <w:rFonts w:ascii="Times New Roman" w:hAnsi="Times New Roman"/>
              </w:rPr>
              <w:t>Overheating</w:t>
            </w:r>
          </w:p>
        </w:tc>
        <w:tc>
          <w:tcPr>
            <w:tcW w:w="4320" w:type="dxa"/>
          </w:tcPr>
          <w:p w14:paraId="18E65BE6" w14:textId="0F92B637" w:rsidR="00DA5BF1" w:rsidRDefault="00BB75AD">
            <w:pPr>
              <w:spacing w:before="60" w:after="60"/>
              <w:rPr>
                <w:rFonts w:ascii="Times New Roman" w:hAnsi="Times New Roman"/>
              </w:rPr>
            </w:pPr>
            <w:r>
              <w:rPr>
                <w:rFonts w:ascii="Times New Roman" w:hAnsi="Times New Roman"/>
              </w:rPr>
              <w:t>Install a small fan unit</w:t>
            </w:r>
            <w:ins w:id="32" w:author="Brenna Blackwell" w:date="2014-02-24T15:08:00Z">
              <w:r w:rsidR="00AC0E4B">
                <w:rPr>
                  <w:rFonts w:ascii="Times New Roman" w:hAnsi="Times New Roman"/>
                </w:rPr>
                <w:t xml:space="preserve"> if necessary</w:t>
              </w:r>
            </w:ins>
            <w:r w:rsidR="00567EE1">
              <w:rPr>
                <w:rFonts w:ascii="Times New Roman" w:hAnsi="Times New Roman"/>
              </w:rPr>
              <w:t>.</w:t>
            </w:r>
          </w:p>
        </w:tc>
      </w:tr>
      <w:tr w:rsidR="00DA5BF1" w14:paraId="0A533F25" w14:textId="77777777" w:rsidTr="00C21184">
        <w:tc>
          <w:tcPr>
            <w:tcW w:w="4320" w:type="dxa"/>
          </w:tcPr>
          <w:p w14:paraId="7F936B95" w14:textId="77777777" w:rsidR="00DA5BF1" w:rsidRDefault="00D26A69">
            <w:pPr>
              <w:spacing w:before="60" w:after="60"/>
              <w:rPr>
                <w:rFonts w:ascii="Times New Roman" w:hAnsi="Times New Roman"/>
              </w:rPr>
            </w:pPr>
            <w:r>
              <w:rPr>
                <w:rFonts w:ascii="Times New Roman" w:hAnsi="Times New Roman"/>
              </w:rPr>
              <w:t>Incorrect GPU Computations</w:t>
            </w:r>
          </w:p>
        </w:tc>
        <w:tc>
          <w:tcPr>
            <w:tcW w:w="4320" w:type="dxa"/>
          </w:tcPr>
          <w:p w14:paraId="55932DDC" w14:textId="77777777" w:rsidR="00F047F0" w:rsidRDefault="00D26A69">
            <w:pPr>
              <w:spacing w:before="60" w:after="60"/>
              <w:rPr>
                <w:rFonts w:ascii="Times New Roman" w:hAnsi="Times New Roman"/>
              </w:rPr>
            </w:pPr>
            <w:r>
              <w:rPr>
                <w:rFonts w:ascii="Times New Roman" w:hAnsi="Times New Roman"/>
              </w:rPr>
              <w:t>Use unit testing and incremental development</w:t>
            </w:r>
            <w:r w:rsidR="00567EE1">
              <w:rPr>
                <w:rFonts w:ascii="Times New Roman" w:hAnsi="Times New Roman"/>
              </w:rPr>
              <w:t>.</w:t>
            </w:r>
          </w:p>
        </w:tc>
      </w:tr>
      <w:tr w:rsidR="00F047F0" w14:paraId="6703A08F" w14:textId="77777777" w:rsidTr="00C21184">
        <w:tc>
          <w:tcPr>
            <w:tcW w:w="4320" w:type="dxa"/>
          </w:tcPr>
          <w:p w14:paraId="36AA2956" w14:textId="77777777" w:rsidR="00F047F0" w:rsidRDefault="00F047F0">
            <w:pPr>
              <w:spacing w:before="60" w:after="60"/>
              <w:rPr>
                <w:rFonts w:ascii="Times New Roman" w:hAnsi="Times New Roman"/>
              </w:rPr>
            </w:pPr>
            <w:r>
              <w:rPr>
                <w:rFonts w:ascii="Times New Roman" w:hAnsi="Times New Roman"/>
              </w:rPr>
              <w:t>Idle CPU/GPU</w:t>
            </w:r>
          </w:p>
        </w:tc>
        <w:tc>
          <w:tcPr>
            <w:tcW w:w="4320" w:type="dxa"/>
          </w:tcPr>
          <w:p w14:paraId="3900993E" w14:textId="77777777" w:rsidR="00F047F0" w:rsidRDefault="00F047F0">
            <w:pPr>
              <w:spacing w:before="60" w:after="60"/>
              <w:rPr>
                <w:rFonts w:ascii="Times New Roman" w:hAnsi="Times New Roman"/>
              </w:rPr>
            </w:pPr>
            <w:r>
              <w:rPr>
                <w:rFonts w:ascii="Times New Roman" w:hAnsi="Times New Roman"/>
              </w:rPr>
              <w:t xml:space="preserve">Use a monitor program to load balance the </w:t>
            </w:r>
            <w:proofErr w:type="spellStart"/>
            <w:r>
              <w:rPr>
                <w:rFonts w:ascii="Times New Roman" w:hAnsi="Times New Roman"/>
              </w:rPr>
              <w:t>Pis</w:t>
            </w:r>
            <w:proofErr w:type="spellEnd"/>
            <w:r w:rsidR="00F40CAD">
              <w:rPr>
                <w:rFonts w:ascii="Times New Roman" w:hAnsi="Times New Roman"/>
              </w:rPr>
              <w:t>.</w:t>
            </w:r>
          </w:p>
        </w:tc>
      </w:tr>
    </w:tbl>
    <w:p w14:paraId="0662A1A2" w14:textId="77777777" w:rsidR="00D0251A" w:rsidRDefault="00D0251A" w:rsidP="002469C7">
      <w:pPr>
        <w:spacing w:line="276" w:lineRule="auto"/>
        <w:rPr>
          <w:rFonts w:ascii="Times New Roman" w:hAnsi="Times New Roman"/>
          <w:b/>
        </w:rPr>
      </w:pPr>
    </w:p>
    <w:p w14:paraId="11338144" w14:textId="77777777" w:rsidR="00DA5BF1" w:rsidRDefault="00DA5BF1" w:rsidP="00C21184">
      <w:pPr>
        <w:pStyle w:val="Heading3"/>
      </w:pPr>
      <w:proofErr w:type="gramStart"/>
      <w:r>
        <w:t>4.4  Tasks</w:t>
      </w:r>
      <w:proofErr w:type="gramEnd"/>
      <w:r>
        <w:t xml:space="preserve"> </w:t>
      </w:r>
    </w:p>
    <w:p w14:paraId="7FF2D615" w14:textId="0CD49F27" w:rsidR="00AB30B6" w:rsidRPr="00AB30B6" w:rsidRDefault="00DA5BF1" w:rsidP="00C21184">
      <w:pPr>
        <w:pStyle w:val="NORMAL-DEFINEDBYCWT"/>
        <w:rPr>
          <w:rFonts w:ascii="Times" w:hAnsi="Times"/>
          <w:sz w:val="20"/>
        </w:rPr>
      </w:pPr>
      <w:r w:rsidRPr="00C21184">
        <w:rPr>
          <w:b/>
        </w:rPr>
        <w:t>Understand/gain background:</w:t>
      </w:r>
      <w:r>
        <w:t xml:space="preserve"> </w:t>
      </w:r>
      <w:r w:rsidR="00AB30B6">
        <w:t>R</w:t>
      </w:r>
      <w:r w:rsidR="00AB30B6" w:rsidRPr="00AB30B6">
        <w:t xml:space="preserve">ead </w:t>
      </w:r>
      <w:r w:rsidR="001130C2">
        <w:t>Raspberry Pi</w:t>
      </w:r>
      <w:r w:rsidR="00AB30B6" w:rsidRPr="00AB30B6">
        <w:t xml:space="preserve"> documentation</w:t>
      </w:r>
      <w:r w:rsidR="001130C2">
        <w:t>.</w:t>
      </w:r>
      <w:r w:rsidR="002B3871">
        <w:t xml:space="preserve">  DONE</w:t>
      </w:r>
    </w:p>
    <w:p w14:paraId="220BCF4E" w14:textId="68165EEE" w:rsidR="00AB30B6" w:rsidRPr="00AB30B6" w:rsidRDefault="00FE30D6" w:rsidP="00C21184">
      <w:pPr>
        <w:pStyle w:val="NORMAL-DEFINEDBYCWT"/>
        <w:rPr>
          <w:rFonts w:ascii="Times" w:hAnsi="Times"/>
          <w:sz w:val="20"/>
        </w:rPr>
      </w:pPr>
      <w:r w:rsidRPr="00C21184">
        <w:rPr>
          <w:b/>
        </w:rPr>
        <w:t>Design:</w:t>
      </w:r>
      <w:r>
        <w:t xml:space="preserve"> </w:t>
      </w:r>
      <w:r w:rsidR="00AB30B6" w:rsidRPr="00AB30B6">
        <w:t xml:space="preserve">Design system layout in order to integrate the four </w:t>
      </w:r>
      <w:proofErr w:type="spellStart"/>
      <w:r w:rsidR="00AB30B6" w:rsidRPr="00AB30B6">
        <w:t>Pis</w:t>
      </w:r>
      <w:proofErr w:type="spellEnd"/>
      <w:r w:rsidR="00AB30B6" w:rsidRPr="00AB30B6">
        <w:t xml:space="preserve"> and other </w:t>
      </w:r>
      <w:r w:rsidR="00AB30B6">
        <w:t>necessary peripherals. Software</w:t>
      </w:r>
      <w:r w:rsidR="00AB30B6" w:rsidRPr="00AB30B6">
        <w:t xml:space="preserve"> design software flow to allow load balancing and data coherency among </w:t>
      </w:r>
      <w:proofErr w:type="spellStart"/>
      <w:r w:rsidR="00AB30B6" w:rsidRPr="00AB30B6">
        <w:t>Pis</w:t>
      </w:r>
      <w:proofErr w:type="spellEnd"/>
      <w:r w:rsidR="00AB30B6" w:rsidRPr="00AB30B6">
        <w:t xml:space="preserve"> when </w:t>
      </w:r>
      <w:r w:rsidR="0056395D">
        <w:t>while the cluster is running the problem program</w:t>
      </w:r>
      <w:r w:rsidR="00C60928">
        <w:t>.</w:t>
      </w:r>
      <w:r w:rsidR="00AB30B6" w:rsidRPr="00AB30B6">
        <w:t xml:space="preserve"> </w:t>
      </w:r>
      <w:ins w:id="33" w:author="Brenna Blackwell" w:date="2014-02-24T15:09:00Z">
        <w:r w:rsidR="006D371B">
          <w:t>DONE</w:t>
        </w:r>
      </w:ins>
    </w:p>
    <w:p w14:paraId="3A1C9790" w14:textId="2D499B94" w:rsidR="00AB30B6" w:rsidRDefault="00FE30D6" w:rsidP="00C21184">
      <w:pPr>
        <w:pStyle w:val="NORMAL-DEFINEDBYCWT"/>
      </w:pPr>
      <w:r w:rsidRPr="00C21184">
        <w:rPr>
          <w:b/>
        </w:rPr>
        <w:t>Implementation:</w:t>
      </w:r>
      <w:r>
        <w:t xml:space="preserve"> Hook up the four </w:t>
      </w:r>
      <w:proofErr w:type="spellStart"/>
      <w:r>
        <w:t>Pis</w:t>
      </w:r>
      <w:proofErr w:type="spellEnd"/>
      <w:r>
        <w:t xml:space="preserve"> and peripherals according to designed specifications.</w:t>
      </w:r>
      <w:r w:rsidR="006B0E41">
        <w:t xml:space="preserve"> </w:t>
      </w:r>
      <w:ins w:id="34" w:author="Brenna Blackwell" w:date="2014-02-24T15:09:00Z">
        <w:r w:rsidR="00371722">
          <w:t>DONE</w:t>
        </w:r>
      </w:ins>
    </w:p>
    <w:p w14:paraId="75EF39F0" w14:textId="048F239F" w:rsidR="00AB30B6" w:rsidRPr="00AB30B6" w:rsidRDefault="006B0E41" w:rsidP="00C21184">
      <w:pPr>
        <w:pStyle w:val="NORMAL-DEFINEDBYCWT"/>
        <w:rPr>
          <w:rFonts w:ascii="Times" w:hAnsi="Times"/>
          <w:sz w:val="20"/>
        </w:rPr>
      </w:pPr>
      <w:r w:rsidRPr="00C21184">
        <w:rPr>
          <w:b/>
        </w:rPr>
        <w:t>Test:</w:t>
      </w:r>
      <w:r w:rsidR="00AB30B6">
        <w:t xml:space="preserve"> </w:t>
      </w:r>
      <w:r w:rsidR="00AB30B6" w:rsidRPr="00AB30B6">
        <w:t>We are planning on testing each step of the implementation as we progress, so that when we move forward to the next step, the previous step has been thoroughly tested. Our major divisions in testing will occur when we go from coding for a single unit and move to concurrent computing in all units.</w:t>
      </w:r>
      <w:ins w:id="35" w:author="Brenna Blackwell" w:date="2014-02-24T15:09:00Z">
        <w:r w:rsidR="007206E1">
          <w:t xml:space="preserve"> IN PROGRESS</w:t>
        </w:r>
      </w:ins>
    </w:p>
    <w:p w14:paraId="7CF9CFC3" w14:textId="46392A84" w:rsidR="00AB30B6" w:rsidRDefault="006B0E41" w:rsidP="00C21184">
      <w:pPr>
        <w:pStyle w:val="NORMAL-DEFINEDBYCWT"/>
      </w:pPr>
      <w:r w:rsidRPr="00C21184">
        <w:rPr>
          <w:b/>
        </w:rPr>
        <w:t>Demonstrate:</w:t>
      </w:r>
      <w:r w:rsidR="00AB30B6">
        <w:t xml:space="preserve"> </w:t>
      </w:r>
      <w:r w:rsidR="00C4475A">
        <w:t>Run the problem program on the cluster, and display the results.</w:t>
      </w:r>
      <w:ins w:id="36" w:author="Brenna Blackwell" w:date="2014-02-24T15:09:00Z">
        <w:r w:rsidR="00895CC5">
          <w:t xml:space="preserve"> IN PROGRESS</w:t>
        </w:r>
      </w:ins>
    </w:p>
    <w:p w14:paraId="6D9BDE10" w14:textId="1A20D2C9" w:rsidR="005C7954" w:rsidRDefault="006B0E41" w:rsidP="00C21184">
      <w:pPr>
        <w:pStyle w:val="NORMAL-DEFINEDBYCWT"/>
        <w:rPr>
          <w:rFonts w:ascii="Times" w:hAnsi="Times"/>
          <w:sz w:val="20"/>
        </w:rPr>
      </w:pPr>
      <w:r w:rsidRPr="00C21184">
        <w:rPr>
          <w:b/>
        </w:rPr>
        <w:t>Document:</w:t>
      </w:r>
      <w:r w:rsidR="00DA5BF1">
        <w:t xml:space="preserve"> </w:t>
      </w:r>
      <w:r w:rsidR="00AB30B6" w:rsidRPr="00AB30B6">
        <w:t>Like testing, we plan on writing documentation for the cluster as we are working on a specific task, so that by the time the task is complete, its documentation is written.</w:t>
      </w:r>
      <w:ins w:id="37" w:author="Brenna Blackwell" w:date="2014-02-24T15:09:00Z">
        <w:r w:rsidR="00895CC5">
          <w:t xml:space="preserve"> IN PROGRESS</w:t>
        </w:r>
      </w:ins>
    </w:p>
    <w:p w14:paraId="10DF7E39" w14:textId="77777777" w:rsidR="00D0251A" w:rsidRDefault="00D0251A" w:rsidP="00AB30B6">
      <w:pPr>
        <w:rPr>
          <w:rFonts w:ascii="Times" w:eastAsia="Times New Roman" w:hAnsi="Times"/>
          <w:sz w:val="20"/>
        </w:rPr>
      </w:pPr>
    </w:p>
    <w:p w14:paraId="7C7C7C22" w14:textId="77777777" w:rsidR="003F52AD" w:rsidRDefault="003F52AD" w:rsidP="00AB30B6">
      <w:pPr>
        <w:rPr>
          <w:ins w:id="38" w:author="Brenna Blackwell" w:date="2014-02-24T15:49:00Z"/>
          <w:rFonts w:ascii="Times" w:eastAsia="Times New Roman" w:hAnsi="Times"/>
          <w:sz w:val="20"/>
        </w:rPr>
      </w:pPr>
    </w:p>
    <w:p w14:paraId="3EAFD1D4" w14:textId="77777777" w:rsidR="00D0066A" w:rsidRDefault="00D0066A" w:rsidP="00AB30B6">
      <w:pPr>
        <w:rPr>
          <w:ins w:id="39" w:author="Brenna Blackwell" w:date="2014-02-24T15:49:00Z"/>
          <w:rFonts w:ascii="Times" w:eastAsia="Times New Roman" w:hAnsi="Times"/>
          <w:sz w:val="20"/>
        </w:rPr>
      </w:pPr>
    </w:p>
    <w:p w14:paraId="7A1199A3" w14:textId="77777777" w:rsidR="00D0066A" w:rsidRDefault="00D0066A" w:rsidP="00AB30B6">
      <w:pPr>
        <w:rPr>
          <w:ins w:id="40" w:author="Brenna Blackwell" w:date="2014-02-24T15:49:00Z"/>
          <w:rFonts w:ascii="Times" w:eastAsia="Times New Roman" w:hAnsi="Times"/>
          <w:sz w:val="20"/>
        </w:rPr>
      </w:pPr>
    </w:p>
    <w:p w14:paraId="10400A70" w14:textId="77777777" w:rsidR="00D0066A" w:rsidRDefault="00D0066A" w:rsidP="00AB30B6">
      <w:pPr>
        <w:rPr>
          <w:ins w:id="41" w:author="Brenna Blackwell" w:date="2014-02-24T15:49:00Z"/>
          <w:rFonts w:ascii="Times" w:eastAsia="Times New Roman" w:hAnsi="Times"/>
          <w:sz w:val="20"/>
        </w:rPr>
      </w:pPr>
    </w:p>
    <w:p w14:paraId="03DD26DC" w14:textId="77777777" w:rsidR="00D0066A" w:rsidRDefault="00D0066A" w:rsidP="00AB30B6">
      <w:pPr>
        <w:rPr>
          <w:ins w:id="42" w:author="Brenna Blackwell" w:date="2014-02-24T15:49:00Z"/>
          <w:rFonts w:ascii="Times" w:eastAsia="Times New Roman" w:hAnsi="Times"/>
          <w:sz w:val="20"/>
        </w:rPr>
      </w:pPr>
    </w:p>
    <w:p w14:paraId="562873ED" w14:textId="77777777" w:rsidR="00D0066A" w:rsidRDefault="00D0066A" w:rsidP="00AB30B6">
      <w:pPr>
        <w:rPr>
          <w:ins w:id="43" w:author="Brenna Blackwell" w:date="2014-02-24T15:49:00Z"/>
          <w:rFonts w:ascii="Times" w:eastAsia="Times New Roman" w:hAnsi="Times"/>
          <w:sz w:val="20"/>
        </w:rPr>
      </w:pPr>
    </w:p>
    <w:p w14:paraId="68F4392A" w14:textId="77777777" w:rsidR="00D0066A" w:rsidRDefault="00D0066A" w:rsidP="00AB30B6">
      <w:pPr>
        <w:rPr>
          <w:rFonts w:ascii="Times" w:eastAsia="Times New Roman" w:hAnsi="Times"/>
          <w:sz w:val="20"/>
        </w:rPr>
      </w:pPr>
    </w:p>
    <w:p w14:paraId="4EB3199D" w14:textId="77777777" w:rsidR="003F52AD" w:rsidRPr="00AB30B6" w:rsidRDefault="003F52AD" w:rsidP="00AB30B6">
      <w:pPr>
        <w:rPr>
          <w:rFonts w:ascii="Times" w:eastAsia="Times New Roman" w:hAnsi="Times"/>
          <w:sz w:val="20"/>
        </w:rPr>
      </w:pPr>
    </w:p>
    <w:p w14:paraId="0FA30F2A" w14:textId="77777777" w:rsidR="00DA5BF1" w:rsidRDefault="00DA5BF1" w:rsidP="00C21184">
      <w:pPr>
        <w:pStyle w:val="Heading3"/>
        <w:rPr>
          <w:b w:val="0"/>
        </w:rPr>
      </w:pPr>
      <w:proofErr w:type="gramStart"/>
      <w:r>
        <w:t>4.5  Schedule</w:t>
      </w:r>
      <w:proofErr w:type="gramEnd"/>
    </w:p>
    <w:tbl>
      <w:tblPr>
        <w:tblW w:w="7092" w:type="dxa"/>
        <w:jc w:val="center"/>
        <w:tblLook w:val="0000" w:firstRow="0" w:lastRow="0" w:firstColumn="0" w:lastColumn="0" w:noHBand="0" w:noVBand="0"/>
      </w:tblPr>
      <w:tblGrid>
        <w:gridCol w:w="2952"/>
        <w:gridCol w:w="2250"/>
        <w:gridCol w:w="1890"/>
      </w:tblGrid>
      <w:tr w:rsidR="00FE30D6" w14:paraId="7A765FA9" w14:textId="77777777" w:rsidTr="00FE30D6">
        <w:trPr>
          <w:trHeight w:val="315"/>
          <w:jc w:val="center"/>
        </w:trPr>
        <w:tc>
          <w:tcPr>
            <w:tcW w:w="2952" w:type="dxa"/>
            <w:tcBorders>
              <w:top w:val="single" w:sz="8" w:space="0" w:color="auto"/>
              <w:left w:val="single" w:sz="8" w:space="0" w:color="auto"/>
              <w:bottom w:val="single" w:sz="4" w:space="0" w:color="auto"/>
              <w:right w:val="single" w:sz="4" w:space="0" w:color="auto"/>
            </w:tcBorders>
            <w:shd w:val="clear" w:color="auto" w:fill="BFBFBF"/>
            <w:noWrap/>
            <w:vAlign w:val="center"/>
          </w:tcPr>
          <w:p w14:paraId="7D8981C4" w14:textId="77777777" w:rsidR="00FE30D6" w:rsidRPr="00324CA8" w:rsidRDefault="00FE30D6" w:rsidP="007755D8">
            <w:r w:rsidRPr="00324CA8">
              <w:t> </w:t>
            </w:r>
          </w:p>
        </w:tc>
        <w:tc>
          <w:tcPr>
            <w:tcW w:w="2250" w:type="dxa"/>
            <w:tcBorders>
              <w:top w:val="single" w:sz="8" w:space="0" w:color="auto"/>
              <w:left w:val="single" w:sz="8" w:space="0" w:color="auto"/>
              <w:bottom w:val="single" w:sz="4" w:space="0" w:color="auto"/>
              <w:right w:val="single" w:sz="4" w:space="0" w:color="auto"/>
            </w:tcBorders>
            <w:shd w:val="clear" w:color="auto" w:fill="BFBFBF"/>
            <w:vAlign w:val="center"/>
          </w:tcPr>
          <w:p w14:paraId="1F442F4C" w14:textId="77777777" w:rsidR="00FE30D6" w:rsidRPr="00324CA8" w:rsidRDefault="00FE30D6" w:rsidP="007755D8">
            <w:pPr>
              <w:jc w:val="center"/>
              <w:rPr>
                <w:b/>
              </w:rPr>
            </w:pPr>
            <w:r w:rsidRPr="00324CA8">
              <w:rPr>
                <w:b/>
              </w:rPr>
              <w:t>Fall</w:t>
            </w:r>
          </w:p>
        </w:tc>
        <w:tc>
          <w:tcPr>
            <w:tcW w:w="1890" w:type="dxa"/>
            <w:tcBorders>
              <w:top w:val="single" w:sz="8" w:space="0" w:color="auto"/>
              <w:left w:val="single" w:sz="8" w:space="0" w:color="auto"/>
              <w:bottom w:val="single" w:sz="4" w:space="0" w:color="auto"/>
              <w:right w:val="single" w:sz="8" w:space="0" w:color="auto"/>
            </w:tcBorders>
            <w:shd w:val="clear" w:color="auto" w:fill="BFBFBF"/>
            <w:vAlign w:val="center"/>
          </w:tcPr>
          <w:p w14:paraId="15D72A17" w14:textId="77777777" w:rsidR="00FE30D6" w:rsidRPr="00324CA8" w:rsidRDefault="00FE30D6" w:rsidP="007755D8">
            <w:pPr>
              <w:jc w:val="center"/>
              <w:rPr>
                <w:b/>
              </w:rPr>
            </w:pPr>
            <w:r w:rsidRPr="00324CA8">
              <w:rPr>
                <w:b/>
              </w:rPr>
              <w:t>Spring</w:t>
            </w:r>
          </w:p>
        </w:tc>
      </w:tr>
      <w:tr w:rsidR="00FE30D6" w14:paraId="37B07D43" w14:textId="77777777" w:rsidTr="00FE30D6">
        <w:trPr>
          <w:trHeight w:val="330"/>
          <w:jc w:val="center"/>
        </w:trPr>
        <w:tc>
          <w:tcPr>
            <w:tcW w:w="2952" w:type="dxa"/>
            <w:tcBorders>
              <w:top w:val="single" w:sz="4" w:space="0" w:color="auto"/>
              <w:left w:val="single" w:sz="8" w:space="0" w:color="auto"/>
              <w:right w:val="nil"/>
            </w:tcBorders>
            <w:shd w:val="clear" w:color="auto" w:fill="auto"/>
            <w:noWrap/>
            <w:vAlign w:val="center"/>
          </w:tcPr>
          <w:p w14:paraId="2A40D626" w14:textId="77777777" w:rsidR="00FE30D6" w:rsidRPr="00C21184" w:rsidRDefault="00FE30D6" w:rsidP="007755D8">
            <w:pPr>
              <w:rPr>
                <w:rFonts w:ascii="Times New Roman" w:hAnsi="Times New Roman"/>
              </w:rPr>
            </w:pPr>
            <w:r w:rsidRPr="00C21184">
              <w:rPr>
                <w:rFonts w:ascii="Times New Roman" w:hAnsi="Times New Roman"/>
              </w:rPr>
              <w:t>1. Understanding</w:t>
            </w:r>
          </w:p>
        </w:tc>
        <w:tc>
          <w:tcPr>
            <w:tcW w:w="2250" w:type="dxa"/>
            <w:tcBorders>
              <w:top w:val="single" w:sz="4" w:space="0" w:color="auto"/>
              <w:left w:val="single" w:sz="8" w:space="0" w:color="auto"/>
              <w:right w:val="nil"/>
            </w:tcBorders>
            <w:vAlign w:val="center"/>
          </w:tcPr>
          <w:p w14:paraId="14643E1C" w14:textId="77777777" w:rsidR="00FE30D6" w:rsidRDefault="00341077" w:rsidP="007755D8">
            <w:r>
              <w:rPr>
                <w:noProof/>
              </w:rPr>
              <mc:AlternateContent>
                <mc:Choice Requires="wps">
                  <w:drawing>
                    <wp:anchor distT="0" distB="0" distL="114300" distR="114300" simplePos="0" relativeHeight="251646464" behindDoc="0" locked="0" layoutInCell="1" allowOverlap="1" wp14:anchorId="148E9FA7" wp14:editId="3E8F7773">
                      <wp:simplePos x="0" y="0"/>
                      <wp:positionH relativeFrom="column">
                        <wp:posOffset>247650</wp:posOffset>
                      </wp:positionH>
                      <wp:positionV relativeFrom="paragraph">
                        <wp:posOffset>73025</wp:posOffset>
                      </wp:positionV>
                      <wp:extent cx="847725" cy="64135"/>
                      <wp:effectExtent l="0" t="0" r="0" b="0"/>
                      <wp:wrapNone/>
                      <wp:docPr id="1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21D4327" id="Rectangle 2" o:spid="_x0000_s1026" style="position:absolute;margin-left:19.5pt;margin-top:5.75pt;width:66.75pt;height:5.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" fillcolor="black"/>
                  </w:pict>
                </mc:Fallback>
              </mc:AlternateContent>
            </w:r>
          </w:p>
        </w:tc>
        <w:tc>
          <w:tcPr>
            <w:tcW w:w="1890" w:type="dxa"/>
            <w:tcBorders>
              <w:top w:val="single" w:sz="4" w:space="0" w:color="auto"/>
              <w:left w:val="single" w:sz="8" w:space="0" w:color="auto"/>
              <w:right w:val="single" w:sz="8" w:space="0" w:color="auto"/>
            </w:tcBorders>
            <w:vAlign w:val="center"/>
          </w:tcPr>
          <w:p w14:paraId="64AF6487" w14:textId="77777777" w:rsidR="00FE30D6" w:rsidRDefault="00FE30D6" w:rsidP="007755D8"/>
        </w:tc>
      </w:tr>
      <w:tr w:rsidR="00FE30D6" w14:paraId="59B1B192"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08C2549A" w14:textId="77777777" w:rsidR="00FE30D6" w:rsidRPr="00C21184" w:rsidRDefault="00FE30D6" w:rsidP="007755D8">
            <w:pPr>
              <w:rPr>
                <w:rFonts w:ascii="Times New Roman" w:hAnsi="Times New Roman"/>
              </w:rPr>
            </w:pPr>
            <w:r w:rsidRPr="00C21184">
              <w:rPr>
                <w:rFonts w:ascii="Times New Roman" w:hAnsi="Times New Roman"/>
              </w:rPr>
              <w:t>2. Design</w:t>
            </w:r>
          </w:p>
        </w:tc>
        <w:tc>
          <w:tcPr>
            <w:tcW w:w="2250" w:type="dxa"/>
            <w:tcBorders>
              <w:top w:val="nil"/>
              <w:left w:val="single" w:sz="8" w:space="0" w:color="auto"/>
              <w:bottom w:val="nil"/>
              <w:right w:val="single" w:sz="4" w:space="0" w:color="auto"/>
            </w:tcBorders>
            <w:vAlign w:val="center"/>
          </w:tcPr>
          <w:p w14:paraId="22344295" w14:textId="77777777" w:rsidR="00FE30D6" w:rsidRDefault="00341077" w:rsidP="007755D8">
            <w:r>
              <w:rPr>
                <w:noProof/>
              </w:rPr>
              <mc:AlternateContent>
                <mc:Choice Requires="wps">
                  <w:drawing>
                    <wp:anchor distT="0" distB="0" distL="114300" distR="114300" simplePos="0" relativeHeight="251648512" behindDoc="0" locked="0" layoutInCell="1" allowOverlap="1" wp14:anchorId="20E64FF2" wp14:editId="3E95B03C">
                      <wp:simplePos x="0" y="0"/>
                      <wp:positionH relativeFrom="column">
                        <wp:posOffset>763905</wp:posOffset>
                      </wp:positionH>
                      <wp:positionV relativeFrom="paragraph">
                        <wp:posOffset>85090</wp:posOffset>
                      </wp:positionV>
                      <wp:extent cx="847725" cy="64135"/>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2C4EB13" id="Rectangle 3" o:spid="_x0000_s1026" style="position:absolute;margin-left:60.15pt;margin-top:6.7pt;width:66.75pt;height:5.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" fillcolor="black"/>
                  </w:pict>
                </mc:Fallback>
              </mc:AlternateContent>
            </w:r>
          </w:p>
        </w:tc>
        <w:tc>
          <w:tcPr>
            <w:tcW w:w="1890" w:type="dxa"/>
            <w:tcBorders>
              <w:top w:val="nil"/>
              <w:left w:val="single" w:sz="8" w:space="0" w:color="auto"/>
              <w:bottom w:val="nil"/>
              <w:right w:val="single" w:sz="8" w:space="0" w:color="auto"/>
            </w:tcBorders>
            <w:vAlign w:val="center"/>
          </w:tcPr>
          <w:p w14:paraId="49EB0F2B" w14:textId="77777777" w:rsidR="00FE30D6" w:rsidRDefault="00FE30D6" w:rsidP="007755D8"/>
        </w:tc>
      </w:tr>
      <w:tr w:rsidR="00FE30D6" w14:paraId="03C19392"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10F61CC9" w14:textId="77777777" w:rsidR="00FE30D6" w:rsidRPr="00C21184" w:rsidRDefault="00FE30D6" w:rsidP="007755D8">
            <w:pPr>
              <w:rPr>
                <w:rFonts w:ascii="Times New Roman" w:hAnsi="Times New Roman"/>
              </w:rPr>
            </w:pPr>
            <w:r w:rsidRPr="00C21184">
              <w:rPr>
                <w:rFonts w:ascii="Times New Roman" w:hAnsi="Times New Roman"/>
              </w:rPr>
              <w:t>3. Implement</w:t>
            </w:r>
          </w:p>
        </w:tc>
        <w:tc>
          <w:tcPr>
            <w:tcW w:w="2250" w:type="dxa"/>
            <w:tcBorders>
              <w:top w:val="nil"/>
              <w:left w:val="single" w:sz="8" w:space="0" w:color="auto"/>
              <w:bottom w:val="nil"/>
              <w:right w:val="single" w:sz="4" w:space="0" w:color="auto"/>
            </w:tcBorders>
            <w:vAlign w:val="center"/>
          </w:tcPr>
          <w:p w14:paraId="4CBB1054" w14:textId="77777777" w:rsidR="00FE30D6" w:rsidRDefault="00FE30D6" w:rsidP="007755D8"/>
        </w:tc>
        <w:tc>
          <w:tcPr>
            <w:tcW w:w="1890" w:type="dxa"/>
            <w:tcBorders>
              <w:top w:val="nil"/>
              <w:left w:val="single" w:sz="8" w:space="0" w:color="auto"/>
              <w:bottom w:val="nil"/>
              <w:right w:val="single" w:sz="8" w:space="0" w:color="auto"/>
            </w:tcBorders>
            <w:vAlign w:val="center"/>
          </w:tcPr>
          <w:p w14:paraId="3F6E4108" w14:textId="77777777" w:rsidR="00FE30D6" w:rsidRDefault="00341077" w:rsidP="007755D8">
            <w:r>
              <w:rPr>
                <w:noProof/>
              </w:rPr>
              <mc:AlternateContent>
                <mc:Choice Requires="wps">
                  <w:drawing>
                    <wp:anchor distT="0" distB="0" distL="114300" distR="114300" simplePos="0" relativeHeight="251660800" behindDoc="0" locked="0" layoutInCell="1" allowOverlap="1" wp14:anchorId="0F96C5EA" wp14:editId="26336CDD">
                      <wp:simplePos x="0" y="0"/>
                      <wp:positionH relativeFrom="column">
                        <wp:posOffset>540385</wp:posOffset>
                      </wp:positionH>
                      <wp:positionV relativeFrom="paragraph">
                        <wp:posOffset>115570</wp:posOffset>
                      </wp:positionV>
                      <wp:extent cx="400050" cy="64135"/>
                      <wp:effectExtent l="0" t="0" r="0" b="0"/>
                      <wp:wrapNone/>
                      <wp:docPr id="1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0DDC1E0" id="Rectangle 11" o:spid="_x0000_s1026" style="position:absolute;margin-left:42.55pt;margin-top:9.1pt;width:31.5pt;height:5.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" fillcolor="black"/>
                  </w:pict>
                </mc:Fallback>
              </mc:AlternateContent>
            </w:r>
            <w:r>
              <w:rPr>
                <w:noProof/>
              </w:rPr>
              <mc:AlternateContent>
                <mc:Choice Requires="wps">
                  <w:drawing>
                    <wp:anchor distT="0" distB="0" distL="114300" distR="114300" simplePos="0" relativeHeight="251650560" behindDoc="0" locked="0" layoutInCell="1" allowOverlap="1" wp14:anchorId="1DE41F5F" wp14:editId="5394451F">
                      <wp:simplePos x="0" y="0"/>
                      <wp:positionH relativeFrom="column">
                        <wp:posOffset>197485</wp:posOffset>
                      </wp:positionH>
                      <wp:positionV relativeFrom="paragraph">
                        <wp:posOffset>115570</wp:posOffset>
                      </wp:positionV>
                      <wp:extent cx="400050" cy="64135"/>
                      <wp:effectExtent l="0" t="0" r="0" b="0"/>
                      <wp:wrapNone/>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63D0BAD" id="Rectangle 4" o:spid="_x0000_s1026" style="position:absolute;margin-left:15.55pt;margin-top:9.1pt;width:31.5pt;height:5.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" fillcolor="black"/>
                  </w:pict>
                </mc:Fallback>
              </mc:AlternateContent>
            </w:r>
          </w:p>
        </w:tc>
      </w:tr>
      <w:tr w:rsidR="00FE30D6" w14:paraId="7222B768"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3446FC57" w14:textId="77777777" w:rsidR="00FE30D6" w:rsidRPr="00C21184" w:rsidRDefault="00FE30D6" w:rsidP="007755D8">
            <w:pPr>
              <w:rPr>
                <w:rFonts w:ascii="Times New Roman" w:hAnsi="Times New Roman"/>
              </w:rPr>
            </w:pPr>
            <w:r w:rsidRPr="00C21184">
              <w:rPr>
                <w:rFonts w:ascii="Times New Roman" w:hAnsi="Times New Roman"/>
              </w:rPr>
              <w:t>4. Test</w:t>
            </w:r>
          </w:p>
        </w:tc>
        <w:tc>
          <w:tcPr>
            <w:tcW w:w="2250" w:type="dxa"/>
            <w:tcBorders>
              <w:top w:val="nil"/>
              <w:left w:val="single" w:sz="8" w:space="0" w:color="auto"/>
              <w:bottom w:val="nil"/>
              <w:right w:val="single" w:sz="4" w:space="0" w:color="auto"/>
            </w:tcBorders>
            <w:vAlign w:val="center"/>
          </w:tcPr>
          <w:p w14:paraId="224B6734" w14:textId="77777777" w:rsidR="00FE30D6" w:rsidRDefault="00FE30D6" w:rsidP="007755D8"/>
        </w:tc>
        <w:tc>
          <w:tcPr>
            <w:tcW w:w="1890" w:type="dxa"/>
            <w:tcBorders>
              <w:top w:val="nil"/>
              <w:left w:val="single" w:sz="8" w:space="0" w:color="auto"/>
              <w:bottom w:val="nil"/>
              <w:right w:val="single" w:sz="8" w:space="0" w:color="auto"/>
            </w:tcBorders>
            <w:vAlign w:val="center"/>
          </w:tcPr>
          <w:p w14:paraId="41C30850" w14:textId="77777777" w:rsidR="00FE30D6" w:rsidRDefault="00341077" w:rsidP="007755D8">
            <w:r>
              <w:rPr>
                <w:noProof/>
              </w:rPr>
              <mc:AlternateContent>
                <mc:Choice Requires="wps">
                  <w:drawing>
                    <wp:anchor distT="0" distB="0" distL="114300" distR="114300" simplePos="0" relativeHeight="251664896" behindDoc="0" locked="0" layoutInCell="1" allowOverlap="1" wp14:anchorId="7A2C8648" wp14:editId="19287810">
                      <wp:simplePos x="0" y="0"/>
                      <wp:positionH relativeFrom="column">
                        <wp:posOffset>768985</wp:posOffset>
                      </wp:positionH>
                      <wp:positionV relativeFrom="paragraph">
                        <wp:posOffset>64770</wp:posOffset>
                      </wp:positionV>
                      <wp:extent cx="190500" cy="64135"/>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446289C" id="Rectangle 13" o:spid="_x0000_s1026" style="position:absolute;margin-left:60.55pt;margin-top:5.1pt;width:15pt;height:5.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" fillcolor="black"/>
                  </w:pict>
                </mc:Fallback>
              </mc:AlternateContent>
            </w:r>
            <w:r>
              <w:rPr>
                <w:noProof/>
              </w:rPr>
              <mc:AlternateContent>
                <mc:Choice Requires="wps">
                  <w:drawing>
                    <wp:anchor distT="0" distB="0" distL="114300" distR="114300" simplePos="0" relativeHeight="251662848" behindDoc="0" locked="0" layoutInCell="1" allowOverlap="1" wp14:anchorId="4092B3B0" wp14:editId="5704316A">
                      <wp:simplePos x="0" y="0"/>
                      <wp:positionH relativeFrom="column">
                        <wp:posOffset>197485</wp:posOffset>
                      </wp:positionH>
                      <wp:positionV relativeFrom="paragraph">
                        <wp:posOffset>64770</wp:posOffset>
                      </wp:positionV>
                      <wp:extent cx="190500" cy="6413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689B2FB" id="Rectangle 12" o:spid="_x0000_s1026" style="position:absolute;margin-left:15.55pt;margin-top:5.1pt;width:15pt;height:5.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" fillcolor="black"/>
                  </w:pict>
                </mc:Fallback>
              </mc:AlternateContent>
            </w:r>
            <w:r>
              <w:rPr>
                <w:noProof/>
              </w:rPr>
              <mc:AlternateContent>
                <mc:Choice Requires="wps">
                  <w:drawing>
                    <wp:anchor distT="0" distB="0" distL="114300" distR="114300" simplePos="0" relativeHeight="251666944" behindDoc="0" locked="0" layoutInCell="1" allowOverlap="1" wp14:anchorId="56E89E7A" wp14:editId="35148889">
                      <wp:simplePos x="0" y="0"/>
                      <wp:positionH relativeFrom="column">
                        <wp:posOffset>540385</wp:posOffset>
                      </wp:positionH>
                      <wp:positionV relativeFrom="paragraph">
                        <wp:posOffset>64770</wp:posOffset>
                      </wp:positionV>
                      <wp:extent cx="87630" cy="64135"/>
                      <wp:effectExtent l="0" t="0" r="0" b="0"/>
                      <wp:wrapThrough wrapText="bothSides">
                        <wp:wrapPolygon edited="0">
                          <wp:start x="-2348" y="0"/>
                          <wp:lineTo x="-2348" y="18606"/>
                          <wp:lineTo x="23948" y="18606"/>
                          <wp:lineTo x="23948" y="0"/>
                          <wp:lineTo x="-2348" y="0"/>
                        </wp:wrapPolygon>
                      </wp:wrapThrough>
                      <wp:docPr id="1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B5F7FCE" id="Rectangle 14" o:spid="_x0000_s1026" style="position:absolute;margin-left:42.55pt;margin-top:5.1pt;width:6.9pt;height:5.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" fillcolor="black">
                      <w10:wrap type="through"/>
                    </v:rect>
                  </w:pict>
                </mc:Fallback>
              </mc:AlternateContent>
            </w:r>
          </w:p>
        </w:tc>
      </w:tr>
      <w:tr w:rsidR="00FE30D6" w14:paraId="0799CD53" w14:textId="77777777" w:rsidTr="00FE30D6">
        <w:trPr>
          <w:trHeight w:val="345"/>
          <w:jc w:val="center"/>
        </w:trPr>
        <w:tc>
          <w:tcPr>
            <w:tcW w:w="2952" w:type="dxa"/>
            <w:tcBorders>
              <w:top w:val="nil"/>
              <w:left w:val="single" w:sz="8" w:space="0" w:color="auto"/>
              <w:bottom w:val="nil"/>
              <w:right w:val="single" w:sz="4" w:space="0" w:color="auto"/>
            </w:tcBorders>
            <w:shd w:val="clear" w:color="auto" w:fill="auto"/>
            <w:noWrap/>
            <w:vAlign w:val="center"/>
          </w:tcPr>
          <w:p w14:paraId="38E30286" w14:textId="77777777" w:rsidR="00FE30D6" w:rsidRPr="00C21184" w:rsidRDefault="00FE30D6" w:rsidP="007755D8">
            <w:pPr>
              <w:rPr>
                <w:rFonts w:ascii="Times New Roman" w:hAnsi="Times New Roman"/>
              </w:rPr>
            </w:pPr>
            <w:r w:rsidRPr="00C21184">
              <w:rPr>
                <w:rFonts w:ascii="Times New Roman" w:hAnsi="Times New Roman"/>
              </w:rPr>
              <w:t>5. Demonstrate</w:t>
            </w:r>
          </w:p>
        </w:tc>
        <w:tc>
          <w:tcPr>
            <w:tcW w:w="2250" w:type="dxa"/>
            <w:tcBorders>
              <w:top w:val="nil"/>
              <w:left w:val="single" w:sz="8" w:space="0" w:color="auto"/>
              <w:bottom w:val="nil"/>
              <w:right w:val="single" w:sz="4" w:space="0" w:color="auto"/>
            </w:tcBorders>
            <w:vAlign w:val="center"/>
          </w:tcPr>
          <w:p w14:paraId="77E49E53" w14:textId="77777777" w:rsidR="00FE30D6" w:rsidRDefault="00FE30D6" w:rsidP="007755D8"/>
        </w:tc>
        <w:tc>
          <w:tcPr>
            <w:tcW w:w="1890" w:type="dxa"/>
            <w:tcBorders>
              <w:top w:val="nil"/>
              <w:left w:val="single" w:sz="8" w:space="0" w:color="auto"/>
              <w:bottom w:val="nil"/>
              <w:right w:val="single" w:sz="8" w:space="0" w:color="auto"/>
            </w:tcBorders>
            <w:vAlign w:val="center"/>
          </w:tcPr>
          <w:p w14:paraId="189AD994" w14:textId="77777777" w:rsidR="00FE30D6" w:rsidRDefault="00341077" w:rsidP="007755D8">
            <w:r>
              <w:rPr>
                <w:noProof/>
              </w:rPr>
              <mc:AlternateContent>
                <mc:Choice Requires="wps">
                  <w:drawing>
                    <wp:anchor distT="0" distB="0" distL="114300" distR="114300" simplePos="0" relativeHeight="251655680" behindDoc="0" locked="0" layoutInCell="1" allowOverlap="1" wp14:anchorId="6FC6BDEB" wp14:editId="3670CB85">
                      <wp:simplePos x="0" y="0"/>
                      <wp:positionH relativeFrom="column">
                        <wp:posOffset>410210</wp:posOffset>
                      </wp:positionH>
                      <wp:positionV relativeFrom="paragraph">
                        <wp:posOffset>78105</wp:posOffset>
                      </wp:positionV>
                      <wp:extent cx="87630" cy="64135"/>
                      <wp:effectExtent l="0" t="0" r="0" b="0"/>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9CC583" id="Rectangle 7" o:spid="_x0000_s1026" style="position:absolute;margin-left:32.3pt;margin-top:6.15pt;width:6.9pt;height:5.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" fillcolor="black"/>
                  </w:pict>
                </mc:Fallback>
              </mc:AlternateContent>
            </w:r>
            <w:r>
              <w:rPr>
                <w:noProof/>
              </w:rPr>
              <mc:AlternateContent>
                <mc:Choice Requires="wps">
                  <w:drawing>
                    <wp:anchor distT="0" distB="0" distL="114300" distR="114300" simplePos="0" relativeHeight="251652608" behindDoc="0" locked="0" layoutInCell="1" allowOverlap="1" wp14:anchorId="203C7D91" wp14:editId="4BA9EBC2">
                      <wp:simplePos x="0" y="0"/>
                      <wp:positionH relativeFrom="column">
                        <wp:posOffset>980440</wp:posOffset>
                      </wp:positionH>
                      <wp:positionV relativeFrom="paragraph">
                        <wp:posOffset>76835</wp:posOffset>
                      </wp:positionV>
                      <wp:extent cx="87630" cy="64135"/>
                      <wp:effectExtent l="0" t="0" r="0" b="0"/>
                      <wp:wrapNone/>
                      <wp:docPr id="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227B5B4" id="Rectangle 5" o:spid="_x0000_s1026" style="position:absolute;margin-left:77.2pt;margin-top:6.05pt;width:6.9pt;height:5.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" fillcolor="black"/>
                  </w:pict>
                </mc:Fallback>
              </mc:AlternateContent>
            </w:r>
          </w:p>
        </w:tc>
      </w:tr>
      <w:tr w:rsidR="00FE30D6" w14:paraId="5D6826F7" w14:textId="77777777" w:rsidTr="00FE30D6">
        <w:trPr>
          <w:trHeight w:val="345"/>
          <w:jc w:val="center"/>
        </w:trPr>
        <w:tc>
          <w:tcPr>
            <w:tcW w:w="2952" w:type="dxa"/>
            <w:tcBorders>
              <w:top w:val="nil"/>
              <w:left w:val="single" w:sz="8" w:space="0" w:color="auto"/>
              <w:bottom w:val="single" w:sz="8" w:space="0" w:color="auto"/>
              <w:right w:val="single" w:sz="4" w:space="0" w:color="auto"/>
            </w:tcBorders>
            <w:shd w:val="clear" w:color="auto" w:fill="auto"/>
            <w:noWrap/>
            <w:vAlign w:val="center"/>
          </w:tcPr>
          <w:p w14:paraId="3266925D" w14:textId="77777777" w:rsidR="00FE30D6" w:rsidRPr="00C21184" w:rsidRDefault="00FE30D6" w:rsidP="007755D8">
            <w:pPr>
              <w:rPr>
                <w:rFonts w:ascii="Times New Roman" w:hAnsi="Times New Roman"/>
              </w:rPr>
            </w:pPr>
            <w:r w:rsidRPr="00C21184">
              <w:rPr>
                <w:rFonts w:ascii="Times New Roman" w:hAnsi="Times New Roman"/>
              </w:rPr>
              <w:t>6. Document</w:t>
            </w:r>
          </w:p>
        </w:tc>
        <w:tc>
          <w:tcPr>
            <w:tcW w:w="2250" w:type="dxa"/>
            <w:tcBorders>
              <w:top w:val="nil"/>
              <w:left w:val="single" w:sz="8" w:space="0" w:color="auto"/>
              <w:bottom w:val="single" w:sz="8" w:space="0" w:color="auto"/>
              <w:right w:val="single" w:sz="4" w:space="0" w:color="auto"/>
            </w:tcBorders>
            <w:vAlign w:val="center"/>
          </w:tcPr>
          <w:p w14:paraId="2409CFE1" w14:textId="77777777" w:rsidR="00FE30D6" w:rsidRDefault="00341077" w:rsidP="007755D8">
            <w:r>
              <w:rPr>
                <w:noProof/>
              </w:rPr>
              <mc:AlternateContent>
                <mc:Choice Requires="wps">
                  <w:drawing>
                    <wp:anchor distT="0" distB="0" distL="114300" distR="114300" simplePos="0" relativeHeight="251667968" behindDoc="0" locked="0" layoutInCell="1" allowOverlap="1" wp14:anchorId="50C64146" wp14:editId="60C3056D">
                      <wp:simplePos x="0" y="0"/>
                      <wp:positionH relativeFrom="column">
                        <wp:posOffset>935355</wp:posOffset>
                      </wp:positionH>
                      <wp:positionV relativeFrom="paragraph">
                        <wp:posOffset>80010</wp:posOffset>
                      </wp:positionV>
                      <wp:extent cx="87630" cy="64135"/>
                      <wp:effectExtent l="0" t="0" r="0" b="0"/>
                      <wp:wrapThrough wrapText="bothSides">
                        <wp:wrapPolygon edited="0">
                          <wp:start x="-2348" y="0"/>
                          <wp:lineTo x="-2348" y="18606"/>
                          <wp:lineTo x="23948" y="18606"/>
                          <wp:lineTo x="23948" y="0"/>
                          <wp:lineTo x="-2348" y="0"/>
                        </wp:wrapPolygon>
                      </wp:wrapThrough>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5215D88" id="Rectangle 15" o:spid="_x0000_s1026" style="position:absolute;margin-left:73.65pt;margin-top:6.3pt;width:6.9pt;height:5.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" fillcolor="black">
                      <w10:wrap type="through"/>
                    </v:rect>
                  </w:pict>
                </mc:Fallback>
              </mc:AlternateContent>
            </w:r>
            <w:r>
              <w:rPr>
                <w:noProof/>
              </w:rPr>
              <mc:AlternateContent>
                <mc:Choice Requires="wps">
                  <w:drawing>
                    <wp:anchor distT="0" distB="0" distL="114300" distR="114300" simplePos="0" relativeHeight="251658752" behindDoc="0" locked="0" layoutInCell="1" allowOverlap="1" wp14:anchorId="34B40F20" wp14:editId="7AB50102">
                      <wp:simplePos x="0" y="0"/>
                      <wp:positionH relativeFrom="column">
                        <wp:posOffset>669290</wp:posOffset>
                      </wp:positionH>
                      <wp:positionV relativeFrom="paragraph">
                        <wp:posOffset>76200</wp:posOffset>
                      </wp:positionV>
                      <wp:extent cx="87630" cy="64135"/>
                      <wp:effectExtent l="0" t="0" r="0" b="0"/>
                      <wp:wrapNone/>
                      <wp:docPr id="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35396F6" id="Rectangle 10" o:spid="_x0000_s1026" style="position:absolute;margin-left:52.7pt;margin-top:6pt;width:6.9pt;height: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" fillcolor="black"/>
                  </w:pict>
                </mc:Fallback>
              </mc:AlternateContent>
            </w:r>
            <w:r>
              <w:rPr>
                <w:noProof/>
              </w:rPr>
              <mc:AlternateContent>
                <mc:Choice Requires="wps">
                  <w:drawing>
                    <wp:anchor distT="0" distB="0" distL="114300" distR="114300" simplePos="0" relativeHeight="251657728" behindDoc="0" locked="0" layoutInCell="1" allowOverlap="1" wp14:anchorId="0CF4A762" wp14:editId="20C6259B">
                      <wp:simplePos x="0" y="0"/>
                      <wp:positionH relativeFrom="column">
                        <wp:posOffset>1229360</wp:posOffset>
                      </wp:positionH>
                      <wp:positionV relativeFrom="paragraph">
                        <wp:posOffset>78105</wp:posOffset>
                      </wp:positionV>
                      <wp:extent cx="87630" cy="64135"/>
                      <wp:effectExtent l="0" t="0" r="0" b="0"/>
                      <wp:wrapNone/>
                      <wp:docPr id="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B4C0789" id="Rectangle 9" o:spid="_x0000_s1026" style="position:absolute;margin-left:96.8pt;margin-top:6.15pt;width:6.9pt;height:5.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" fillcolor="black"/>
                  </w:pict>
                </mc:Fallback>
              </mc:AlternateContent>
            </w:r>
          </w:p>
        </w:tc>
        <w:tc>
          <w:tcPr>
            <w:tcW w:w="1890" w:type="dxa"/>
            <w:tcBorders>
              <w:top w:val="nil"/>
              <w:left w:val="single" w:sz="8" w:space="0" w:color="auto"/>
              <w:bottom w:val="single" w:sz="8" w:space="0" w:color="auto"/>
              <w:right w:val="single" w:sz="8" w:space="0" w:color="auto"/>
            </w:tcBorders>
            <w:vAlign w:val="center"/>
          </w:tcPr>
          <w:p w14:paraId="2778B944" w14:textId="77777777" w:rsidR="00FE30D6" w:rsidRDefault="00341077" w:rsidP="007755D8">
            <w:r>
              <w:rPr>
                <w:noProof/>
              </w:rPr>
              <mc:AlternateContent>
                <mc:Choice Requires="wps">
                  <w:drawing>
                    <wp:anchor distT="0" distB="0" distL="114300" distR="114300" simplePos="0" relativeHeight="251668992" behindDoc="0" locked="0" layoutInCell="1" allowOverlap="1" wp14:anchorId="6C9D7E54" wp14:editId="7104403E">
                      <wp:simplePos x="0" y="0"/>
                      <wp:positionH relativeFrom="column">
                        <wp:posOffset>48260</wp:posOffset>
                      </wp:positionH>
                      <wp:positionV relativeFrom="paragraph">
                        <wp:posOffset>80010</wp:posOffset>
                      </wp:positionV>
                      <wp:extent cx="87630" cy="64135"/>
                      <wp:effectExtent l="0" t="0" r="0" b="0"/>
                      <wp:wrapThrough wrapText="bothSides">
                        <wp:wrapPolygon edited="0">
                          <wp:start x="-2348" y="0"/>
                          <wp:lineTo x="-2348" y="18606"/>
                          <wp:lineTo x="23948" y="18606"/>
                          <wp:lineTo x="23948" y="0"/>
                          <wp:lineTo x="-2348" y="0"/>
                        </wp:wrapPolygon>
                      </wp:wrapThrough>
                      <wp:docPr id="5"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A7F1B6D" id="Rectangle 16" o:spid="_x0000_s1026" style="position:absolute;margin-left:3.8pt;margin-top:6.3pt;width:6.9pt;height:5.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" fillcolor="black">
                      <w10:wrap type="through"/>
                    </v:rect>
                  </w:pict>
                </mc:Fallback>
              </mc:AlternateContent>
            </w:r>
            <w:r>
              <w:rPr>
                <w:noProof/>
              </w:rPr>
              <mc:AlternateContent>
                <mc:Choice Requires="wps">
                  <w:drawing>
                    <wp:anchor distT="0" distB="0" distL="114300" distR="114300" simplePos="0" relativeHeight="251656704" behindDoc="0" locked="0" layoutInCell="1" allowOverlap="1" wp14:anchorId="4B2181BC" wp14:editId="5F7AE2D6">
                      <wp:simplePos x="0" y="0"/>
                      <wp:positionH relativeFrom="column">
                        <wp:posOffset>280670</wp:posOffset>
                      </wp:positionH>
                      <wp:positionV relativeFrom="paragraph">
                        <wp:posOffset>80010</wp:posOffset>
                      </wp:positionV>
                      <wp:extent cx="87630" cy="64135"/>
                      <wp:effectExtent l="0" t="0" r="0" b="0"/>
                      <wp:wrapNone/>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6247CA4" id="Rectangle 8" o:spid="_x0000_s1026" style="position:absolute;margin-left:22.1pt;margin-top:6.3pt;width:6.9pt;height:5.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" fillcolor="black"/>
                  </w:pict>
                </mc:Fallback>
              </mc:AlternateContent>
            </w:r>
            <w:r>
              <w:rPr>
                <w:noProof/>
              </w:rPr>
              <mc:AlternateContent>
                <mc:Choice Requires="wps">
                  <w:drawing>
                    <wp:anchor distT="0" distB="0" distL="114300" distR="114300" simplePos="0" relativeHeight="251653632" behindDoc="0" locked="0" layoutInCell="1" allowOverlap="1" wp14:anchorId="085D07E8" wp14:editId="740512CA">
                      <wp:simplePos x="0" y="0"/>
                      <wp:positionH relativeFrom="column">
                        <wp:posOffset>737870</wp:posOffset>
                      </wp:positionH>
                      <wp:positionV relativeFrom="paragraph">
                        <wp:posOffset>80010</wp:posOffset>
                      </wp:positionV>
                      <wp:extent cx="87630" cy="64135"/>
                      <wp:effectExtent l="0" t="0" r="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 cy="64135"/>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379E10D" id="Rectangle 6" o:spid="_x0000_s1026" style="position:absolute;margin-left:58.1pt;margin-top:6.3pt;width:6.9pt;height:5.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" fillcolor="black"/>
                  </w:pict>
                </mc:Fallback>
              </mc:AlternateContent>
            </w:r>
          </w:p>
        </w:tc>
      </w:tr>
    </w:tbl>
    <w:p w14:paraId="0BB7292B" w14:textId="77777777" w:rsidR="006C2614" w:rsidRDefault="006C2614" w:rsidP="002469C7">
      <w:pPr>
        <w:spacing w:line="276" w:lineRule="auto"/>
        <w:rPr>
          <w:rFonts w:ascii="Times New Roman" w:hAnsi="Times New Roman"/>
          <w:b/>
        </w:rPr>
      </w:pPr>
    </w:p>
    <w:p w14:paraId="7FABB395" w14:textId="77777777" w:rsidR="00DA5BF1" w:rsidRDefault="00DA5BF1" w:rsidP="00C21184">
      <w:pPr>
        <w:pStyle w:val="Heading3"/>
        <w:rPr>
          <w:b w:val="0"/>
        </w:rPr>
      </w:pPr>
      <w:proofErr w:type="gramStart"/>
      <w:r>
        <w:t>4.6  Deliverables</w:t>
      </w:r>
      <w:proofErr w:type="gramEnd"/>
    </w:p>
    <w:p w14:paraId="7426DBB8" w14:textId="77777777" w:rsidR="00C21184" w:rsidRDefault="009F6AC5" w:rsidP="00C21184">
      <w:pPr>
        <w:pStyle w:val="NORMAL-DEFINEDBYCWT"/>
        <w:numPr>
          <w:ilvl w:val="0"/>
          <w:numId w:val="5"/>
        </w:numPr>
      </w:pPr>
      <w:r>
        <w:t>Design Document: Upon completion of the project, we will submit a final design document outlining the cluster.</w:t>
      </w:r>
    </w:p>
    <w:p w14:paraId="33FD3C24" w14:textId="77777777" w:rsidR="00C21184" w:rsidRDefault="009F6AC5" w:rsidP="00C21184">
      <w:pPr>
        <w:pStyle w:val="NORMAL-DEFINEDBYCWT"/>
        <w:numPr>
          <w:ilvl w:val="0"/>
          <w:numId w:val="5"/>
        </w:numPr>
      </w:pPr>
      <w:r>
        <w:t>Code: Any code that we write to test or run on the cluster will be provided</w:t>
      </w:r>
      <w:r w:rsidR="00C21184">
        <w:t>.</w:t>
      </w:r>
    </w:p>
    <w:p w14:paraId="4BEB1EB3" w14:textId="1D33DE57" w:rsidR="00C21184" w:rsidRDefault="00C21184" w:rsidP="00C21184">
      <w:pPr>
        <w:pStyle w:val="NORMAL-DEFINEDBYCWT"/>
        <w:numPr>
          <w:ilvl w:val="0"/>
          <w:numId w:val="5"/>
        </w:numPr>
      </w:pPr>
      <w:r>
        <w:t>Final Report: A final report will be written discussing the process of designing and implementing the cluster.</w:t>
      </w:r>
    </w:p>
    <w:p w14:paraId="14D00B19" w14:textId="582AE19F" w:rsidR="00DA5BF1" w:rsidRDefault="00C21184" w:rsidP="00C21184">
      <w:pPr>
        <w:pStyle w:val="Heading2"/>
      </w:pPr>
      <w:r w:rsidDel="00C21184">
        <w:t xml:space="preserve"> </w:t>
      </w:r>
      <w:proofErr w:type="gramStart"/>
      <w:r w:rsidR="00DA5BF1">
        <w:t>5.0  Key</w:t>
      </w:r>
      <w:proofErr w:type="gramEnd"/>
      <w:r w:rsidR="00DA5BF1">
        <w:t xml:space="preserve"> Personnel</w:t>
      </w:r>
    </w:p>
    <w:p w14:paraId="0CB2FDAA" w14:textId="29D288C8" w:rsidR="006C2614" w:rsidRDefault="005B6592" w:rsidP="00C21184">
      <w:pPr>
        <w:pStyle w:val="NORMAL-DEFINEDBYCWT"/>
      </w:pPr>
      <w:r w:rsidRPr="00C21184">
        <w:rPr>
          <w:b/>
        </w:rPr>
        <w:t>Brenna Blackwell:</w:t>
      </w:r>
      <w:r w:rsidR="005C6322" w:rsidRPr="00C21184">
        <w:rPr>
          <w:b/>
        </w:rPr>
        <w:t xml:space="preserve">  </w:t>
      </w:r>
      <w:r>
        <w:t>Blackwell is a senior Computer Engineering major in the Computer Science and Computer Engineering Department of the University of Arkansas.</w:t>
      </w:r>
      <w:r w:rsidR="00891284">
        <w:t xml:space="preserve"> She has completed or</w:t>
      </w:r>
      <w:r w:rsidR="002F3D4A">
        <w:t xml:space="preserve"> is enrolled in Computer Organization and Embedded Systems.</w:t>
      </w:r>
      <w:r>
        <w:t xml:space="preserve"> She is currently an </w:t>
      </w:r>
      <w:proofErr w:type="spellStart"/>
      <w:r>
        <w:t>iOS</w:t>
      </w:r>
      <w:proofErr w:type="spellEnd"/>
      <w:r>
        <w:t xml:space="preserve"> developer for the Biological and Agricultural Engineering Department at the University, and she will be jointly responsible with Nicolas for the design and implementation of the</w:t>
      </w:r>
      <w:r w:rsidR="005E2A22">
        <w:t xml:space="preserve"> hardware aspects of the</w:t>
      </w:r>
      <w:r>
        <w:t xml:space="preserve"> Raspberry Pi cluster.</w:t>
      </w:r>
    </w:p>
    <w:p w14:paraId="49BA0839" w14:textId="114CDD2C" w:rsidR="006C2614" w:rsidRDefault="005B6592" w:rsidP="00C21184">
      <w:pPr>
        <w:pStyle w:val="NORMAL-DEFINEDBYCWT"/>
      </w:pPr>
      <w:r w:rsidRPr="00C21184">
        <w:rPr>
          <w:b/>
        </w:rPr>
        <w:t>Nicolas Edwards:</w:t>
      </w:r>
      <w:r w:rsidR="005C6322" w:rsidRPr="00C21184">
        <w:rPr>
          <w:b/>
        </w:rPr>
        <w:t xml:space="preserve">  </w:t>
      </w:r>
      <w:r w:rsidR="00440D40">
        <w:t>Edwards is a s</w:t>
      </w:r>
      <w:r>
        <w:t xml:space="preserve">enior Computer Engineering major in the Computer Science and Computer Engineering Department at the University of Arkansas.  He has completed relevant courses in Embedded Systems, Computer Architecture, and Open Source Hardware. Edwards has gained experience in this area by using </w:t>
      </w:r>
      <w:proofErr w:type="spellStart"/>
      <w:r>
        <w:t>Arduino</w:t>
      </w:r>
      <w:proofErr w:type="spellEnd"/>
      <w:r>
        <w:t xml:space="preserve"> to detect door knocks and broadcast image</w:t>
      </w:r>
      <w:r w:rsidR="009233A0">
        <w:t xml:space="preserve"> from integrated camera to home</w:t>
      </w:r>
      <w:r>
        <w:t>owners, as well as Light pulse detection was implemented as well to provide novel unlocking of door.</w:t>
      </w:r>
      <w:r w:rsidR="00430419">
        <w:t xml:space="preserve"> He will be working on h</w:t>
      </w:r>
      <w:r>
        <w:t>ardware mounting</w:t>
      </w:r>
      <w:r w:rsidR="00430419">
        <w:t xml:space="preserve">, </w:t>
      </w:r>
      <w:r>
        <w:t xml:space="preserve">GPU problem programming in </w:t>
      </w:r>
      <w:proofErr w:type="spellStart"/>
      <w:r>
        <w:t>OpenCL</w:t>
      </w:r>
      <w:proofErr w:type="spellEnd"/>
      <w:r w:rsidR="00430419">
        <w:t>, and p</w:t>
      </w:r>
      <w:r>
        <w:t>ush button startup circuit</w:t>
      </w:r>
      <w:r w:rsidR="00430419">
        <w:t>.</w:t>
      </w:r>
    </w:p>
    <w:p w14:paraId="307B0619" w14:textId="07B0CE6E" w:rsidR="00ED13D3" w:rsidRDefault="00ED13D3" w:rsidP="00C21184">
      <w:pPr>
        <w:pStyle w:val="NORMAL-DEFINEDBYCWT"/>
      </w:pPr>
      <w:r w:rsidRPr="00C21184">
        <w:rPr>
          <w:b/>
        </w:rPr>
        <w:t>Joshua Ross:</w:t>
      </w:r>
      <w:r w:rsidR="005C6322" w:rsidRPr="00C21184">
        <w:rPr>
          <w:b/>
        </w:rPr>
        <w:t xml:space="preserve">  </w:t>
      </w:r>
      <w:r w:rsidRPr="00ED13D3">
        <w:rPr>
          <w:color w:val="222222"/>
          <w:shd w:val="clear" w:color="auto" w:fill="FFFFFF"/>
        </w:rPr>
        <w:t>Ross is a senior Computer Science major in the Computer Science and Computer Engineering Department at the University of Arkansas.  He has completed courses in Computer Organization, Algorithms, and Operating Systems.  Ross interned at FIS at their Little Rock, AR campus under a Programming Analyst where he developed a productivity-enhancing file cross-checker for the technical reviewers.  He is responsible for implementation of the main software components of the cluster.</w:t>
      </w:r>
    </w:p>
    <w:p w14:paraId="7AA5C4AC" w14:textId="77777777" w:rsidR="00EE55D7" w:rsidRDefault="00DA5BF1" w:rsidP="00C21184">
      <w:pPr>
        <w:pStyle w:val="Heading2"/>
      </w:pPr>
      <w:proofErr w:type="gramStart"/>
      <w:r>
        <w:lastRenderedPageBreak/>
        <w:t>6.0  References</w:t>
      </w:r>
      <w:proofErr w:type="gramEnd"/>
    </w:p>
    <w:p w14:paraId="4476E149" w14:textId="38D6125F" w:rsidR="00CF305B" w:rsidRPr="002B3871" w:rsidRDefault="00CF305B" w:rsidP="004819DC">
      <w:pPr>
        <w:pStyle w:val="Normal1"/>
        <w:spacing w:after="120"/>
        <w:rPr>
          <w:color w:val="auto"/>
        </w:rPr>
      </w:pPr>
      <w:bookmarkStart w:id="44" w:name="_GoBack"/>
      <w:bookmarkEnd w:id="44"/>
      <w:r>
        <w:rPr>
          <w:rFonts w:ascii="Times New Roman" w:eastAsia="Times New Roman" w:hAnsi="Times New Roman" w:cs="Times New Roman"/>
        </w:rPr>
        <w:t xml:space="preserve">[1] Creating a Raspberry Pi Beowulf Cluster, </w:t>
      </w:r>
      <w:r w:rsidRPr="002B3871">
        <w:rPr>
          <w:rFonts w:ascii="Times New Roman" w:eastAsia="Times New Roman" w:hAnsi="Times New Roman" w:cs="Times New Roman"/>
          <w:color w:val="auto"/>
        </w:rPr>
        <w:t>http://coen.boisestate.edu/ece/files/2013/05/Creating.a.Raspberry.Pi-Based.Beowulf.Cluster_v2.pdf</w:t>
      </w:r>
    </w:p>
    <w:p w14:paraId="1FAD8F74" w14:textId="67397AA1" w:rsidR="00DA5BF1" w:rsidRPr="002B3871" w:rsidRDefault="00CF305B" w:rsidP="004819DC">
      <w:pPr>
        <w:spacing w:after="120"/>
        <w:rPr>
          <w:rFonts w:ascii="Times New Roman" w:eastAsia="Times New Roman" w:hAnsi="Times New Roman"/>
          <w:u w:val="single"/>
        </w:rPr>
      </w:pPr>
      <w:r w:rsidRPr="002B3871">
        <w:rPr>
          <w:rFonts w:ascii="Times New Roman" w:eastAsia="Times New Roman" w:hAnsi="Times New Roman"/>
        </w:rPr>
        <w:t>[2</w:t>
      </w:r>
      <w:proofErr w:type="gramStart"/>
      <w:r w:rsidRPr="002B3871">
        <w:rPr>
          <w:rFonts w:ascii="Times New Roman" w:eastAsia="Times New Roman" w:hAnsi="Times New Roman"/>
        </w:rPr>
        <w:t>]  Raspberry</w:t>
      </w:r>
      <w:proofErr w:type="gramEnd"/>
      <w:r w:rsidRPr="002B3871">
        <w:rPr>
          <w:rFonts w:ascii="Times New Roman" w:eastAsia="Times New Roman" w:hAnsi="Times New Roman"/>
        </w:rPr>
        <w:t xml:space="preserve"> Pi at </w:t>
      </w:r>
      <w:r w:rsidR="00783CCF" w:rsidRPr="002B3871">
        <w:rPr>
          <w:rFonts w:ascii="Times New Roman" w:eastAsia="Times New Roman" w:hAnsi="Times New Roman"/>
        </w:rPr>
        <w:t>Southampton</w:t>
      </w:r>
      <w:r w:rsidRPr="002B3871">
        <w:rPr>
          <w:rFonts w:ascii="Times New Roman" w:eastAsia="Times New Roman" w:hAnsi="Times New Roman"/>
        </w:rPr>
        <w:t>, http://www.sou</w:t>
      </w:r>
      <w:r w:rsidR="002B3871" w:rsidRPr="002B3871">
        <w:rPr>
          <w:rFonts w:ascii="Times New Roman" w:eastAsia="Times New Roman" w:hAnsi="Times New Roman"/>
        </w:rPr>
        <w:t>thampton.ac.uk/~sjc/raspberrypi/</w:t>
      </w:r>
    </w:p>
    <w:p w14:paraId="0BA9A819" w14:textId="77777777" w:rsidR="00DF0135" w:rsidRDefault="00DF0135" w:rsidP="00DF0135">
      <w:pPr>
        <w:spacing w:after="120"/>
        <w:rPr>
          <w:ins w:id="45" w:author="Brenna Blackwell" w:date="2014-02-24T15:05:00Z"/>
          <w:rFonts w:ascii="Times New Roman" w:eastAsia="Times New Roman" w:hAnsi="Times New Roman"/>
        </w:rPr>
      </w:pPr>
      <w:ins w:id="46" w:author="Brenna Blackwell" w:date="2014-02-24T15:05:00Z">
        <w:r>
          <w:rPr>
            <w:rFonts w:ascii="Times New Roman" w:eastAsia="Times New Roman" w:hAnsi="Times New Roman"/>
          </w:rPr>
          <w:t xml:space="preserve">[3] MPICH, </w:t>
        </w:r>
        <w:r w:rsidRPr="002B3871">
          <w:rPr>
            <w:rFonts w:ascii="Times New Roman" w:eastAsia="Times New Roman" w:hAnsi="Times New Roman"/>
          </w:rPr>
          <w:t>http://www.</w:t>
        </w:r>
        <w:r w:rsidRPr="003E2FD6">
          <w:rPr>
            <w:rFonts w:ascii="Times New Roman" w:eastAsia="Times New Roman" w:hAnsi="Times New Roman"/>
          </w:rPr>
          <w:t>mpich</w:t>
        </w:r>
        <w:r w:rsidRPr="002B3871">
          <w:rPr>
            <w:rFonts w:ascii="Times New Roman" w:eastAsia="Times New Roman" w:hAnsi="Times New Roman"/>
          </w:rPr>
          <w:t>.org/</w:t>
        </w:r>
      </w:ins>
    </w:p>
    <w:p w14:paraId="06A28640" w14:textId="77777777" w:rsidR="00DF0135" w:rsidRDefault="00DF0135" w:rsidP="00DF0135">
      <w:pPr>
        <w:spacing w:after="120"/>
        <w:rPr>
          <w:ins w:id="47" w:author="Brenna Blackwell" w:date="2014-02-24T15:05:00Z"/>
          <w:rFonts w:ascii="Times New Roman" w:eastAsia="Times New Roman" w:hAnsi="Times New Roman"/>
        </w:rPr>
      </w:pPr>
      <w:ins w:id="48" w:author="Brenna Blackwell" w:date="2014-02-24T15:05:00Z">
        <w:r>
          <w:rPr>
            <w:rFonts w:ascii="Times New Roman" w:eastAsia="Times New Roman" w:hAnsi="Times New Roman"/>
          </w:rPr>
          <w:t xml:space="preserve">[4] MPI4Py, </w:t>
        </w:r>
        <w:r w:rsidRPr="00042EBC">
          <w:rPr>
            <w:rFonts w:ascii="Times New Roman" w:eastAsia="Times New Roman" w:hAnsi="Times New Roman"/>
          </w:rPr>
          <w:t>http://mpi4py.scipy.org/</w:t>
        </w:r>
      </w:ins>
    </w:p>
    <w:p w14:paraId="2404FD73" w14:textId="77777777" w:rsidR="00DF0135" w:rsidRDefault="00DF0135" w:rsidP="00DF0135">
      <w:pPr>
        <w:spacing w:after="120"/>
        <w:rPr>
          <w:ins w:id="49" w:author="Brenna Blackwell" w:date="2014-02-24T15:05:00Z"/>
          <w:rFonts w:ascii="Times New Roman" w:hAnsi="Times New Roman"/>
        </w:rPr>
      </w:pPr>
      <w:ins w:id="50" w:author="Brenna Blackwell" w:date="2014-02-24T15:05:00Z">
        <w:r>
          <w:rPr>
            <w:rFonts w:ascii="Times New Roman" w:hAnsi="Times New Roman"/>
          </w:rPr>
          <w:t xml:space="preserve">[5] Pillow, </w:t>
        </w:r>
        <w:r w:rsidRPr="00A646D3">
          <w:rPr>
            <w:rFonts w:ascii="Times New Roman" w:hAnsi="Times New Roman"/>
          </w:rPr>
          <w:t>http://pillow.readthedocs.org/en/latest/</w:t>
        </w:r>
      </w:ins>
    </w:p>
    <w:p w14:paraId="5215D922" w14:textId="77777777" w:rsidR="00C21184" w:rsidRDefault="00C21184" w:rsidP="002469C7">
      <w:pPr>
        <w:spacing w:line="276" w:lineRule="auto"/>
        <w:rPr>
          <w:rFonts w:ascii="Times New Roman" w:hAnsi="Times New Roman"/>
        </w:rPr>
      </w:pPr>
    </w:p>
    <w:sectPr w:rsidR="00C21184" w:rsidSect="00D2206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A644E"/>
    <w:multiLevelType w:val="multilevel"/>
    <w:tmpl w:val="B9021342"/>
    <w:lvl w:ilvl="0">
      <w:start w:val="1"/>
      <w:numFmt w:val="decimal"/>
      <w:lvlText w:val="%1.0"/>
      <w:lvlJc w:val="left"/>
      <w:pPr>
        <w:ind w:left="500" w:hanging="500"/>
      </w:pPr>
      <w:rPr>
        <w:rFonts w:hint="default"/>
      </w:rPr>
    </w:lvl>
    <w:lvl w:ilvl="1">
      <w:start w:val="1"/>
      <w:numFmt w:val="decimal"/>
      <w:lvlText w:val="%1.%2"/>
      <w:lvlJc w:val="left"/>
      <w:pPr>
        <w:ind w:left="1220" w:hanging="5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D436411"/>
    <w:multiLevelType w:val="multilevel"/>
    <w:tmpl w:val="6908C0F4"/>
    <w:lvl w:ilvl="0">
      <w:start w:val="2"/>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nsid w:val="49E10E7F"/>
    <w:multiLevelType w:val="hybridMultilevel"/>
    <w:tmpl w:val="9474A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344E52"/>
    <w:multiLevelType w:val="multilevel"/>
    <w:tmpl w:val="AA2A98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6659341E"/>
    <w:multiLevelType w:val="hybridMultilevel"/>
    <w:tmpl w:val="2868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revisionView w:markup="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5D3C"/>
    <w:rsid w:val="00005524"/>
    <w:rsid w:val="000178E9"/>
    <w:rsid w:val="00035BC7"/>
    <w:rsid w:val="0004242B"/>
    <w:rsid w:val="00043160"/>
    <w:rsid w:val="000757F5"/>
    <w:rsid w:val="00080B6F"/>
    <w:rsid w:val="00085E09"/>
    <w:rsid w:val="001130C2"/>
    <w:rsid w:val="00134C01"/>
    <w:rsid w:val="00143910"/>
    <w:rsid w:val="0017405B"/>
    <w:rsid w:val="00181A46"/>
    <w:rsid w:val="001B5133"/>
    <w:rsid w:val="001E31FD"/>
    <w:rsid w:val="00207507"/>
    <w:rsid w:val="00222B81"/>
    <w:rsid w:val="002469C7"/>
    <w:rsid w:val="0026188B"/>
    <w:rsid w:val="002736EF"/>
    <w:rsid w:val="00283859"/>
    <w:rsid w:val="002B14DF"/>
    <w:rsid w:val="002B3871"/>
    <w:rsid w:val="002F3D4A"/>
    <w:rsid w:val="00341077"/>
    <w:rsid w:val="003545EF"/>
    <w:rsid w:val="00354D09"/>
    <w:rsid w:val="00355289"/>
    <w:rsid w:val="00371722"/>
    <w:rsid w:val="003B07B8"/>
    <w:rsid w:val="003B09AF"/>
    <w:rsid w:val="003D2D0E"/>
    <w:rsid w:val="003D7218"/>
    <w:rsid w:val="003E16D8"/>
    <w:rsid w:val="003E2FD6"/>
    <w:rsid w:val="003F52AD"/>
    <w:rsid w:val="00411725"/>
    <w:rsid w:val="0041514F"/>
    <w:rsid w:val="00430419"/>
    <w:rsid w:val="0043137A"/>
    <w:rsid w:val="00440D40"/>
    <w:rsid w:val="00446303"/>
    <w:rsid w:val="00462F4F"/>
    <w:rsid w:val="004819DC"/>
    <w:rsid w:val="004E747A"/>
    <w:rsid w:val="004F792D"/>
    <w:rsid w:val="00500BB8"/>
    <w:rsid w:val="00501D1A"/>
    <w:rsid w:val="0056395D"/>
    <w:rsid w:val="00567EE1"/>
    <w:rsid w:val="00573A0A"/>
    <w:rsid w:val="005B6592"/>
    <w:rsid w:val="005C4538"/>
    <w:rsid w:val="005C6322"/>
    <w:rsid w:val="005C7954"/>
    <w:rsid w:val="005E29F2"/>
    <w:rsid w:val="005E2A22"/>
    <w:rsid w:val="00604828"/>
    <w:rsid w:val="00637689"/>
    <w:rsid w:val="0068644D"/>
    <w:rsid w:val="006B0E41"/>
    <w:rsid w:val="006C2614"/>
    <w:rsid w:val="006D371B"/>
    <w:rsid w:val="006D4E75"/>
    <w:rsid w:val="007206E1"/>
    <w:rsid w:val="007220A2"/>
    <w:rsid w:val="0072348E"/>
    <w:rsid w:val="00730A50"/>
    <w:rsid w:val="00761CE4"/>
    <w:rsid w:val="007755D8"/>
    <w:rsid w:val="00783CCF"/>
    <w:rsid w:val="007C6862"/>
    <w:rsid w:val="007C7E3A"/>
    <w:rsid w:val="008368B3"/>
    <w:rsid w:val="008737C0"/>
    <w:rsid w:val="00891284"/>
    <w:rsid w:val="0089309A"/>
    <w:rsid w:val="00895CC5"/>
    <w:rsid w:val="008A10C3"/>
    <w:rsid w:val="008B258B"/>
    <w:rsid w:val="00907028"/>
    <w:rsid w:val="009233A0"/>
    <w:rsid w:val="009274A3"/>
    <w:rsid w:val="00930E96"/>
    <w:rsid w:val="009746F4"/>
    <w:rsid w:val="0098532C"/>
    <w:rsid w:val="009F6AC5"/>
    <w:rsid w:val="00A06A21"/>
    <w:rsid w:val="00A15B74"/>
    <w:rsid w:val="00A25475"/>
    <w:rsid w:val="00A33FA7"/>
    <w:rsid w:val="00A611F8"/>
    <w:rsid w:val="00A82843"/>
    <w:rsid w:val="00AB30B6"/>
    <w:rsid w:val="00AB630F"/>
    <w:rsid w:val="00AC0E4B"/>
    <w:rsid w:val="00AC6BBF"/>
    <w:rsid w:val="00AD33FB"/>
    <w:rsid w:val="00B042AA"/>
    <w:rsid w:val="00B04A1C"/>
    <w:rsid w:val="00B21EF2"/>
    <w:rsid w:val="00B4798F"/>
    <w:rsid w:val="00BA3C65"/>
    <w:rsid w:val="00BA5C37"/>
    <w:rsid w:val="00BA6B0E"/>
    <w:rsid w:val="00BB75AD"/>
    <w:rsid w:val="00BD5D93"/>
    <w:rsid w:val="00BE5FAC"/>
    <w:rsid w:val="00C21184"/>
    <w:rsid w:val="00C243D3"/>
    <w:rsid w:val="00C4475A"/>
    <w:rsid w:val="00C60928"/>
    <w:rsid w:val="00C65D3C"/>
    <w:rsid w:val="00C96F54"/>
    <w:rsid w:val="00CB60F3"/>
    <w:rsid w:val="00CC402D"/>
    <w:rsid w:val="00CE5441"/>
    <w:rsid w:val="00CF305B"/>
    <w:rsid w:val="00D0066A"/>
    <w:rsid w:val="00D0251A"/>
    <w:rsid w:val="00D025BF"/>
    <w:rsid w:val="00D2206D"/>
    <w:rsid w:val="00D26A69"/>
    <w:rsid w:val="00D531A0"/>
    <w:rsid w:val="00D72CFE"/>
    <w:rsid w:val="00D74870"/>
    <w:rsid w:val="00D91E15"/>
    <w:rsid w:val="00DA5BF1"/>
    <w:rsid w:val="00DC7076"/>
    <w:rsid w:val="00DC7853"/>
    <w:rsid w:val="00DF0135"/>
    <w:rsid w:val="00E135EC"/>
    <w:rsid w:val="00E26871"/>
    <w:rsid w:val="00E35E34"/>
    <w:rsid w:val="00E77132"/>
    <w:rsid w:val="00ED13D3"/>
    <w:rsid w:val="00EE55D7"/>
    <w:rsid w:val="00EF12E5"/>
    <w:rsid w:val="00F047F0"/>
    <w:rsid w:val="00F154B0"/>
    <w:rsid w:val="00F2110B"/>
    <w:rsid w:val="00F40CAD"/>
    <w:rsid w:val="00F53C57"/>
    <w:rsid w:val="00F574A3"/>
    <w:rsid w:val="00F965B2"/>
    <w:rsid w:val="00FB58E2"/>
    <w:rsid w:val="00FE30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86775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ymbol" w:eastAsia="Symbol" w:hAnsi="Symbol"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eastAsia="Arial" w:hAnsi="Arial"/>
      <w:sz w:val="24"/>
    </w:rPr>
  </w:style>
  <w:style w:type="paragraph" w:styleId="Heading1">
    <w:name w:val="heading 1"/>
    <w:basedOn w:val="Normal"/>
    <w:next w:val="Normal"/>
    <w:link w:val="Heading1Char"/>
    <w:uiPriority w:val="9"/>
    <w:qFormat/>
    <w:rsid w:val="005C6322"/>
    <w:pPr>
      <w:keepNext/>
      <w:keepLines/>
      <w:spacing w:before="360" w:after="36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5C6322"/>
    <w:pPr>
      <w:keepNext/>
      <w:keepLines/>
      <w:spacing w:before="24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D72CFE"/>
    <w:pPr>
      <w:keepNext/>
      <w:spacing w:before="240" w:after="120"/>
      <w:outlineLvl w:val="2"/>
    </w:pPr>
    <w:rPr>
      <w:rFonts w:ascii="Times New Roman" w:eastAsiaTheme="majorEastAsia" w:hAnsi="Times New Roman" w:cstheme="majorBidi"/>
      <w:b/>
      <w:i/>
      <w:szCs w:val="24"/>
    </w:rPr>
  </w:style>
  <w:style w:type="paragraph" w:styleId="Heading4">
    <w:name w:val="heading 4"/>
    <w:basedOn w:val="Normal"/>
    <w:next w:val="Normal"/>
    <w:link w:val="Heading4Char"/>
    <w:uiPriority w:val="9"/>
    <w:unhideWhenUsed/>
    <w:qFormat/>
    <w:rsid w:val="00D72CFE"/>
    <w:pPr>
      <w:keepNext/>
      <w:keepLines/>
      <w:spacing w:before="240" w:after="120"/>
      <w:outlineLvl w:val="3"/>
    </w:pPr>
    <w:rPr>
      <w:rFonts w:ascii="Times New Roman" w:eastAsiaTheme="majorEastAsia" w:hAnsi="Times New Roman"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134C01"/>
    <w:rPr>
      <w:color w:val="0000FF"/>
      <w:u w:val="single"/>
    </w:rPr>
  </w:style>
  <w:style w:type="paragraph" w:customStyle="1" w:styleId="Normal1">
    <w:name w:val="Normal1"/>
    <w:rsid w:val="00E77132"/>
    <w:rPr>
      <w:rFonts w:ascii="Arial" w:eastAsia="Arial" w:hAnsi="Arial" w:cs="Arial"/>
      <w:color w:val="000000"/>
      <w:sz w:val="24"/>
      <w:szCs w:val="24"/>
      <w:lang w:eastAsia="ja-JP"/>
    </w:rPr>
  </w:style>
  <w:style w:type="paragraph" w:styleId="BalloonText">
    <w:name w:val="Balloon Text"/>
    <w:basedOn w:val="Normal"/>
    <w:link w:val="BalloonTextChar"/>
    <w:uiPriority w:val="99"/>
    <w:semiHidden/>
    <w:unhideWhenUsed/>
    <w:rsid w:val="004F792D"/>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92D"/>
    <w:rPr>
      <w:rFonts w:ascii="Lucida Grande" w:eastAsia="Arial" w:hAnsi="Lucida Grande"/>
      <w:sz w:val="18"/>
      <w:szCs w:val="18"/>
    </w:rPr>
  </w:style>
  <w:style w:type="paragraph" w:styleId="ListParagraph">
    <w:name w:val="List Paragraph"/>
    <w:basedOn w:val="Normal"/>
    <w:uiPriority w:val="34"/>
    <w:qFormat/>
    <w:rsid w:val="00AD33FB"/>
    <w:pPr>
      <w:ind w:left="720"/>
      <w:contextualSpacing/>
    </w:pPr>
  </w:style>
  <w:style w:type="character" w:styleId="CommentReference">
    <w:name w:val="annotation reference"/>
    <w:basedOn w:val="DefaultParagraphFont"/>
    <w:uiPriority w:val="99"/>
    <w:semiHidden/>
    <w:unhideWhenUsed/>
    <w:rsid w:val="005C6322"/>
    <w:rPr>
      <w:sz w:val="16"/>
      <w:szCs w:val="16"/>
    </w:rPr>
  </w:style>
  <w:style w:type="paragraph" w:styleId="CommentText">
    <w:name w:val="annotation text"/>
    <w:basedOn w:val="Normal"/>
    <w:link w:val="CommentTextChar"/>
    <w:uiPriority w:val="99"/>
    <w:semiHidden/>
    <w:unhideWhenUsed/>
    <w:rsid w:val="005C6322"/>
    <w:rPr>
      <w:sz w:val="20"/>
    </w:rPr>
  </w:style>
  <w:style w:type="character" w:customStyle="1" w:styleId="CommentTextChar">
    <w:name w:val="Comment Text Char"/>
    <w:basedOn w:val="DefaultParagraphFont"/>
    <w:link w:val="CommentText"/>
    <w:uiPriority w:val="99"/>
    <w:semiHidden/>
    <w:rsid w:val="005C6322"/>
    <w:rPr>
      <w:rFonts w:ascii="Arial" w:eastAsia="Arial" w:hAnsi="Arial"/>
    </w:rPr>
  </w:style>
  <w:style w:type="paragraph" w:styleId="CommentSubject">
    <w:name w:val="annotation subject"/>
    <w:basedOn w:val="CommentText"/>
    <w:next w:val="CommentText"/>
    <w:link w:val="CommentSubjectChar"/>
    <w:uiPriority w:val="99"/>
    <w:semiHidden/>
    <w:unhideWhenUsed/>
    <w:rsid w:val="005C6322"/>
    <w:rPr>
      <w:b/>
      <w:bCs/>
    </w:rPr>
  </w:style>
  <w:style w:type="character" w:customStyle="1" w:styleId="CommentSubjectChar">
    <w:name w:val="Comment Subject Char"/>
    <w:basedOn w:val="CommentTextChar"/>
    <w:link w:val="CommentSubject"/>
    <w:uiPriority w:val="99"/>
    <w:semiHidden/>
    <w:rsid w:val="005C6322"/>
    <w:rPr>
      <w:rFonts w:ascii="Arial" w:eastAsia="Arial" w:hAnsi="Arial"/>
      <w:b/>
      <w:bCs/>
    </w:rPr>
  </w:style>
  <w:style w:type="character" w:customStyle="1" w:styleId="Heading2Char">
    <w:name w:val="Heading 2 Char"/>
    <w:basedOn w:val="DefaultParagraphFont"/>
    <w:link w:val="Heading2"/>
    <w:uiPriority w:val="9"/>
    <w:rsid w:val="005C6322"/>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5C6322"/>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D72CFE"/>
    <w:rPr>
      <w:rFonts w:ascii="Times New Roman" w:eastAsiaTheme="majorEastAsia" w:hAnsi="Times New Roman" w:cstheme="majorBidi"/>
      <w:b/>
      <w:i/>
      <w:sz w:val="24"/>
      <w:szCs w:val="24"/>
    </w:rPr>
  </w:style>
  <w:style w:type="character" w:customStyle="1" w:styleId="Heading4Char">
    <w:name w:val="Heading 4 Char"/>
    <w:basedOn w:val="DefaultParagraphFont"/>
    <w:link w:val="Heading4"/>
    <w:uiPriority w:val="9"/>
    <w:rsid w:val="00D72CFE"/>
    <w:rPr>
      <w:rFonts w:ascii="Times New Roman" w:eastAsiaTheme="majorEastAsia" w:hAnsi="Times New Roman" w:cstheme="majorBidi"/>
      <w:iCs/>
      <w:sz w:val="24"/>
      <w:u w:val="single"/>
    </w:rPr>
  </w:style>
  <w:style w:type="paragraph" w:styleId="Revision">
    <w:name w:val="Revision"/>
    <w:hidden/>
    <w:uiPriority w:val="99"/>
    <w:semiHidden/>
    <w:rsid w:val="00D72CFE"/>
    <w:rPr>
      <w:rFonts w:ascii="Arial" w:eastAsia="Arial" w:hAnsi="Arial"/>
      <w:sz w:val="24"/>
    </w:rPr>
  </w:style>
  <w:style w:type="paragraph" w:customStyle="1" w:styleId="NORMAL-DEFINEDBYCWT">
    <w:name w:val="NORMAL - DEFINED BY CWT"/>
    <w:basedOn w:val="Normal1"/>
    <w:qFormat/>
    <w:rsid w:val="00D72CFE"/>
    <w:pPr>
      <w:spacing w:after="120"/>
    </w:pPr>
    <w:rPr>
      <w:rFonts w:ascii="Times New Roman" w:eastAsia="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ymbol" w:eastAsia="Symbol" w:hAnsi="Symbol"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eastAsia="Arial" w:hAnsi="Arial"/>
      <w:sz w:val="24"/>
    </w:rPr>
  </w:style>
  <w:style w:type="paragraph" w:styleId="Heading1">
    <w:name w:val="heading 1"/>
    <w:basedOn w:val="Normal"/>
    <w:next w:val="Normal"/>
    <w:link w:val="Heading1Char"/>
    <w:uiPriority w:val="9"/>
    <w:qFormat/>
    <w:rsid w:val="005C6322"/>
    <w:pPr>
      <w:keepNext/>
      <w:keepLines/>
      <w:spacing w:before="360" w:after="36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5C6322"/>
    <w:pPr>
      <w:keepNext/>
      <w:keepLines/>
      <w:spacing w:before="240" w:after="12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D72CFE"/>
    <w:pPr>
      <w:keepNext/>
      <w:spacing w:before="240" w:after="120"/>
      <w:outlineLvl w:val="2"/>
    </w:pPr>
    <w:rPr>
      <w:rFonts w:ascii="Times New Roman" w:eastAsiaTheme="majorEastAsia" w:hAnsi="Times New Roman" w:cstheme="majorBidi"/>
      <w:b/>
      <w:i/>
      <w:szCs w:val="24"/>
    </w:rPr>
  </w:style>
  <w:style w:type="paragraph" w:styleId="Heading4">
    <w:name w:val="heading 4"/>
    <w:basedOn w:val="Normal"/>
    <w:next w:val="Normal"/>
    <w:link w:val="Heading4Char"/>
    <w:uiPriority w:val="9"/>
    <w:unhideWhenUsed/>
    <w:qFormat/>
    <w:rsid w:val="00D72CFE"/>
    <w:pPr>
      <w:keepNext/>
      <w:keepLines/>
      <w:spacing w:before="240" w:after="120"/>
      <w:outlineLvl w:val="3"/>
    </w:pPr>
    <w:rPr>
      <w:rFonts w:ascii="Times New Roman" w:eastAsiaTheme="majorEastAsia" w:hAnsi="Times New Roman"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134C01"/>
    <w:rPr>
      <w:color w:val="0000FF"/>
      <w:u w:val="single"/>
    </w:rPr>
  </w:style>
  <w:style w:type="paragraph" w:customStyle="1" w:styleId="Normal1">
    <w:name w:val="Normal1"/>
    <w:rsid w:val="00E77132"/>
    <w:rPr>
      <w:rFonts w:ascii="Arial" w:eastAsia="Arial" w:hAnsi="Arial" w:cs="Arial"/>
      <w:color w:val="000000"/>
      <w:sz w:val="24"/>
      <w:szCs w:val="24"/>
      <w:lang w:eastAsia="ja-JP"/>
    </w:rPr>
  </w:style>
  <w:style w:type="paragraph" w:styleId="BalloonText">
    <w:name w:val="Balloon Text"/>
    <w:basedOn w:val="Normal"/>
    <w:link w:val="BalloonTextChar"/>
    <w:uiPriority w:val="99"/>
    <w:semiHidden/>
    <w:unhideWhenUsed/>
    <w:rsid w:val="004F792D"/>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92D"/>
    <w:rPr>
      <w:rFonts w:ascii="Lucida Grande" w:eastAsia="Arial" w:hAnsi="Lucida Grande"/>
      <w:sz w:val="18"/>
      <w:szCs w:val="18"/>
    </w:rPr>
  </w:style>
  <w:style w:type="paragraph" w:styleId="ListParagraph">
    <w:name w:val="List Paragraph"/>
    <w:basedOn w:val="Normal"/>
    <w:uiPriority w:val="34"/>
    <w:qFormat/>
    <w:rsid w:val="00AD33FB"/>
    <w:pPr>
      <w:ind w:left="720"/>
      <w:contextualSpacing/>
    </w:pPr>
  </w:style>
  <w:style w:type="character" w:styleId="CommentReference">
    <w:name w:val="annotation reference"/>
    <w:basedOn w:val="DefaultParagraphFont"/>
    <w:uiPriority w:val="99"/>
    <w:semiHidden/>
    <w:unhideWhenUsed/>
    <w:rsid w:val="005C6322"/>
    <w:rPr>
      <w:sz w:val="16"/>
      <w:szCs w:val="16"/>
    </w:rPr>
  </w:style>
  <w:style w:type="paragraph" w:styleId="CommentText">
    <w:name w:val="annotation text"/>
    <w:basedOn w:val="Normal"/>
    <w:link w:val="CommentTextChar"/>
    <w:uiPriority w:val="99"/>
    <w:semiHidden/>
    <w:unhideWhenUsed/>
    <w:rsid w:val="005C6322"/>
    <w:rPr>
      <w:sz w:val="20"/>
    </w:rPr>
  </w:style>
  <w:style w:type="character" w:customStyle="1" w:styleId="CommentTextChar">
    <w:name w:val="Comment Text Char"/>
    <w:basedOn w:val="DefaultParagraphFont"/>
    <w:link w:val="CommentText"/>
    <w:uiPriority w:val="99"/>
    <w:semiHidden/>
    <w:rsid w:val="005C6322"/>
    <w:rPr>
      <w:rFonts w:ascii="Arial" w:eastAsia="Arial" w:hAnsi="Arial"/>
    </w:rPr>
  </w:style>
  <w:style w:type="paragraph" w:styleId="CommentSubject">
    <w:name w:val="annotation subject"/>
    <w:basedOn w:val="CommentText"/>
    <w:next w:val="CommentText"/>
    <w:link w:val="CommentSubjectChar"/>
    <w:uiPriority w:val="99"/>
    <w:semiHidden/>
    <w:unhideWhenUsed/>
    <w:rsid w:val="005C6322"/>
    <w:rPr>
      <w:b/>
      <w:bCs/>
    </w:rPr>
  </w:style>
  <w:style w:type="character" w:customStyle="1" w:styleId="CommentSubjectChar">
    <w:name w:val="Comment Subject Char"/>
    <w:basedOn w:val="CommentTextChar"/>
    <w:link w:val="CommentSubject"/>
    <w:uiPriority w:val="99"/>
    <w:semiHidden/>
    <w:rsid w:val="005C6322"/>
    <w:rPr>
      <w:rFonts w:ascii="Arial" w:eastAsia="Arial" w:hAnsi="Arial"/>
      <w:b/>
      <w:bCs/>
    </w:rPr>
  </w:style>
  <w:style w:type="character" w:customStyle="1" w:styleId="Heading2Char">
    <w:name w:val="Heading 2 Char"/>
    <w:basedOn w:val="DefaultParagraphFont"/>
    <w:link w:val="Heading2"/>
    <w:uiPriority w:val="9"/>
    <w:rsid w:val="005C6322"/>
    <w:rPr>
      <w:rFonts w:ascii="Times New Roman" w:eastAsiaTheme="majorEastAsia" w:hAnsi="Times New Roman" w:cstheme="majorBidi"/>
      <w:b/>
      <w:sz w:val="28"/>
      <w:szCs w:val="26"/>
    </w:rPr>
  </w:style>
  <w:style w:type="character" w:customStyle="1" w:styleId="Heading1Char">
    <w:name w:val="Heading 1 Char"/>
    <w:basedOn w:val="DefaultParagraphFont"/>
    <w:link w:val="Heading1"/>
    <w:uiPriority w:val="9"/>
    <w:rsid w:val="005C6322"/>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D72CFE"/>
    <w:rPr>
      <w:rFonts w:ascii="Times New Roman" w:eastAsiaTheme="majorEastAsia" w:hAnsi="Times New Roman" w:cstheme="majorBidi"/>
      <w:b/>
      <w:i/>
      <w:sz w:val="24"/>
      <w:szCs w:val="24"/>
    </w:rPr>
  </w:style>
  <w:style w:type="character" w:customStyle="1" w:styleId="Heading4Char">
    <w:name w:val="Heading 4 Char"/>
    <w:basedOn w:val="DefaultParagraphFont"/>
    <w:link w:val="Heading4"/>
    <w:uiPriority w:val="9"/>
    <w:rsid w:val="00D72CFE"/>
    <w:rPr>
      <w:rFonts w:ascii="Times New Roman" w:eastAsiaTheme="majorEastAsia" w:hAnsi="Times New Roman" w:cstheme="majorBidi"/>
      <w:iCs/>
      <w:sz w:val="24"/>
      <w:u w:val="single"/>
    </w:rPr>
  </w:style>
  <w:style w:type="paragraph" w:styleId="Revision">
    <w:name w:val="Revision"/>
    <w:hidden/>
    <w:uiPriority w:val="99"/>
    <w:semiHidden/>
    <w:rsid w:val="00D72CFE"/>
    <w:rPr>
      <w:rFonts w:ascii="Arial" w:eastAsia="Arial" w:hAnsi="Arial"/>
      <w:sz w:val="24"/>
    </w:rPr>
  </w:style>
  <w:style w:type="paragraph" w:customStyle="1" w:styleId="NORMAL-DEFINEDBYCWT">
    <w:name w:val="NORMAL - DEFINED BY CWT"/>
    <w:basedOn w:val="Normal1"/>
    <w:qFormat/>
    <w:rsid w:val="00D72CFE"/>
    <w:pPr>
      <w:spacing w:after="12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573602">
      <w:bodyDiv w:val="1"/>
      <w:marLeft w:val="0"/>
      <w:marRight w:val="0"/>
      <w:marTop w:val="0"/>
      <w:marBottom w:val="0"/>
      <w:divBdr>
        <w:top w:val="none" w:sz="0" w:space="0" w:color="auto"/>
        <w:left w:val="none" w:sz="0" w:space="0" w:color="auto"/>
        <w:bottom w:val="none" w:sz="0" w:space="0" w:color="auto"/>
        <w:right w:val="none" w:sz="0" w:space="0" w:color="auto"/>
      </w:divBdr>
    </w:div>
    <w:div w:id="658773704">
      <w:bodyDiv w:val="1"/>
      <w:marLeft w:val="0"/>
      <w:marRight w:val="0"/>
      <w:marTop w:val="0"/>
      <w:marBottom w:val="0"/>
      <w:divBdr>
        <w:top w:val="none" w:sz="0" w:space="0" w:color="auto"/>
        <w:left w:val="none" w:sz="0" w:space="0" w:color="auto"/>
        <w:bottom w:val="none" w:sz="0" w:space="0" w:color="auto"/>
        <w:right w:val="none" w:sz="0" w:space="0" w:color="auto"/>
      </w:divBdr>
    </w:div>
    <w:div w:id="795949702">
      <w:bodyDiv w:val="1"/>
      <w:marLeft w:val="0"/>
      <w:marRight w:val="0"/>
      <w:marTop w:val="0"/>
      <w:marBottom w:val="0"/>
      <w:divBdr>
        <w:top w:val="none" w:sz="0" w:space="0" w:color="auto"/>
        <w:left w:val="none" w:sz="0" w:space="0" w:color="auto"/>
        <w:bottom w:val="none" w:sz="0" w:space="0" w:color="auto"/>
        <w:right w:val="none" w:sz="0" w:space="0" w:color="auto"/>
      </w:divBdr>
    </w:div>
    <w:div w:id="816186534">
      <w:bodyDiv w:val="1"/>
      <w:marLeft w:val="0"/>
      <w:marRight w:val="0"/>
      <w:marTop w:val="0"/>
      <w:marBottom w:val="0"/>
      <w:divBdr>
        <w:top w:val="none" w:sz="0" w:space="0" w:color="auto"/>
        <w:left w:val="none" w:sz="0" w:space="0" w:color="auto"/>
        <w:bottom w:val="none" w:sz="0" w:space="0" w:color="auto"/>
        <w:right w:val="none" w:sz="0" w:space="0" w:color="auto"/>
      </w:divBdr>
    </w:div>
    <w:div w:id="1054278466">
      <w:bodyDiv w:val="1"/>
      <w:marLeft w:val="0"/>
      <w:marRight w:val="0"/>
      <w:marTop w:val="0"/>
      <w:marBottom w:val="0"/>
      <w:divBdr>
        <w:top w:val="none" w:sz="0" w:space="0" w:color="auto"/>
        <w:left w:val="none" w:sz="0" w:space="0" w:color="auto"/>
        <w:bottom w:val="none" w:sz="0" w:space="0" w:color="auto"/>
        <w:right w:val="none" w:sz="0" w:space="0" w:color="auto"/>
      </w:divBdr>
    </w:div>
    <w:div w:id="1463695807">
      <w:bodyDiv w:val="1"/>
      <w:marLeft w:val="0"/>
      <w:marRight w:val="0"/>
      <w:marTop w:val="0"/>
      <w:marBottom w:val="0"/>
      <w:divBdr>
        <w:top w:val="none" w:sz="0" w:space="0" w:color="auto"/>
        <w:left w:val="none" w:sz="0" w:space="0" w:color="auto"/>
        <w:bottom w:val="none" w:sz="0" w:space="0" w:color="auto"/>
        <w:right w:val="none" w:sz="0" w:space="0" w:color="auto"/>
      </w:divBdr>
    </w:div>
    <w:div w:id="21186735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g"/><Relationship Id="rId9" Type="http://schemas.openxmlformats.org/officeDocument/2006/relationships/image" Target="media/image3.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91FF4-1E83-F84E-B169-E3F949646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6</Pages>
  <Words>1371</Words>
  <Characters>7816</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University of Arkansas – CSCE Department</vt:lpstr>
    </vt:vector>
  </TitlesOfParts>
  <Company/>
  <LinksUpToDate>false</LinksUpToDate>
  <CharactersWithSpaces>9169</CharactersWithSpaces>
  <SharedDoc>false</SharedDoc>
  <HLinks>
    <vt:vector size="24" baseType="variant">
      <vt:variant>
        <vt:i4>7602227</vt:i4>
      </vt:variant>
      <vt:variant>
        <vt:i4>3</vt:i4>
      </vt:variant>
      <vt:variant>
        <vt:i4>0</vt:i4>
      </vt:variant>
      <vt:variant>
        <vt:i4>5</vt:i4>
      </vt:variant>
      <vt:variant>
        <vt:lpwstr>http://www.southampton.ac.uk/~sjc/raspberrypi/</vt:lpwstr>
      </vt:variant>
      <vt:variant>
        <vt:lpwstr/>
      </vt:variant>
      <vt:variant>
        <vt:i4>131138</vt:i4>
      </vt:variant>
      <vt:variant>
        <vt:i4>0</vt:i4>
      </vt:variant>
      <vt:variant>
        <vt:i4>0</vt:i4>
      </vt:variant>
      <vt:variant>
        <vt:i4>5</vt:i4>
      </vt:variant>
      <vt:variant>
        <vt:lpwstr>http://coen.boisestate.edu/ece/files/2013/05/Creating.a.Raspberry.Pi-Based.Beowulf.Cluster_v2.pdf</vt:lpwstr>
      </vt:variant>
      <vt:variant>
        <vt:lpwstr/>
      </vt:variant>
      <vt:variant>
        <vt:i4>3211302</vt:i4>
      </vt:variant>
      <vt:variant>
        <vt:i4>5062</vt:i4>
      </vt:variant>
      <vt:variant>
        <vt:i4>1026</vt:i4>
      </vt:variant>
      <vt:variant>
        <vt:i4>1</vt:i4>
      </vt:variant>
      <vt:variant>
        <vt:lpwstr>Host Software Arch</vt:lpwstr>
      </vt:variant>
      <vt:variant>
        <vt:lpwstr/>
      </vt:variant>
      <vt:variant>
        <vt:i4>7995402</vt:i4>
      </vt:variant>
      <vt:variant>
        <vt:i4>-1</vt:i4>
      </vt:variant>
      <vt:variant>
        <vt:i4>1043</vt:i4>
      </vt:variant>
      <vt:variant>
        <vt:i4>1</vt:i4>
      </vt:variant>
      <vt:variant>
        <vt:lpwstr>standard_logo_01a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Arkansas – CSCE Department</dc:title>
  <dc:subject/>
  <dc:creator>Craig W Thompson</dc:creator>
  <cp:keywords/>
  <dc:description/>
  <cp:lastModifiedBy>Brenna Blackwell</cp:lastModifiedBy>
  <cp:revision>95</cp:revision>
  <dcterms:created xsi:type="dcterms:W3CDTF">2013-12-02T21:34:00Z</dcterms:created>
  <dcterms:modified xsi:type="dcterms:W3CDTF">2014-04-05T15:59:00Z</dcterms:modified>
</cp:coreProperties>
</file>